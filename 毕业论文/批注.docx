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34565" w14:textId="77777777" w:rsidR="00765170" w:rsidRDefault="00876367">
      <w:pPr>
        <w:spacing w:line="480" w:lineRule="exact"/>
        <w:ind w:right="964"/>
        <w:rPr>
          <w:rFonts w:ascii="Times New Roman" w:hAnsi="Times New Roman"/>
          <w:b/>
          <w:bCs/>
          <w:szCs w:val="24"/>
        </w:rPr>
      </w:pPr>
      <w:r>
        <w:rPr>
          <w:rFonts w:ascii="Times New Roman" w:hAnsi="Times New Roman"/>
          <w:b/>
          <w:bCs/>
          <w:szCs w:val="24"/>
        </w:rPr>
        <w:t>分类号：</w:t>
      </w:r>
      <w:r>
        <w:rPr>
          <w:rFonts w:ascii="Times New Roman" w:hAnsi="Times New Roman" w:hint="eastAsia"/>
          <w:b/>
          <w:bCs/>
          <w:szCs w:val="24"/>
        </w:rPr>
        <w:t>TP</w:t>
      </w:r>
      <w:r>
        <w:rPr>
          <w:rFonts w:ascii="Times New Roman" w:hAnsi="Times New Roman"/>
          <w:b/>
          <w:bCs/>
          <w:szCs w:val="24"/>
        </w:rPr>
        <w:t>311.</w:t>
      </w:r>
      <w:r>
        <w:rPr>
          <w:rFonts w:ascii="Times New Roman" w:hAnsi="Times New Roman" w:hint="eastAsia"/>
          <w:b/>
          <w:bCs/>
          <w:szCs w:val="24"/>
        </w:rPr>
        <w:t>5</w:t>
      </w:r>
      <w:r>
        <w:rPr>
          <w:rFonts w:ascii="Times New Roman" w:hAnsi="Times New Roman"/>
          <w:b/>
          <w:bCs/>
          <w:szCs w:val="24"/>
        </w:rPr>
        <w:t xml:space="preserve">              U D C</w:t>
      </w:r>
      <w:r>
        <w:rPr>
          <w:rFonts w:ascii="Times New Roman" w:hAnsi="Times New Roman"/>
          <w:b/>
          <w:bCs/>
          <w:szCs w:val="24"/>
        </w:rPr>
        <w:t>：</w:t>
      </w:r>
      <w:r>
        <w:rPr>
          <w:rFonts w:ascii="Times New Roman" w:hAnsi="Times New Roman"/>
          <w:b/>
          <w:bCs/>
          <w:color w:val="000000"/>
          <w:kern w:val="0"/>
          <w:szCs w:val="24"/>
          <w:lang w:bidi="ar"/>
        </w:rPr>
        <w:t>D10621-408-</w:t>
      </w:r>
      <w:r>
        <w:rPr>
          <w:rFonts w:ascii="Times New Roman" w:hAnsi="Times New Roman" w:hint="eastAsia"/>
          <w:b/>
          <w:bCs/>
          <w:color w:val="000000"/>
          <w:kern w:val="0"/>
          <w:szCs w:val="24"/>
          <w:lang w:bidi="ar"/>
        </w:rPr>
        <w:t>（</w:t>
      </w:r>
      <w:r>
        <w:rPr>
          <w:rFonts w:ascii="Times New Roman" w:hAnsi="Times New Roman"/>
          <w:b/>
          <w:bCs/>
          <w:color w:val="000000"/>
          <w:kern w:val="0"/>
          <w:szCs w:val="24"/>
          <w:lang w:bidi="ar"/>
        </w:rPr>
        <w:t>2022</w:t>
      </w:r>
      <w:r>
        <w:rPr>
          <w:rFonts w:ascii="Times New Roman" w:hAnsi="Times New Roman"/>
          <w:b/>
          <w:bCs/>
          <w:color w:val="000000"/>
          <w:kern w:val="0"/>
          <w:szCs w:val="24"/>
          <w:lang w:bidi="ar"/>
        </w:rPr>
        <w:t>）</w:t>
      </w:r>
      <w:r>
        <w:rPr>
          <w:rFonts w:ascii="Times New Roman" w:hAnsi="Times New Roman"/>
          <w:b/>
          <w:bCs/>
          <w:color w:val="000000"/>
          <w:kern w:val="0"/>
          <w:szCs w:val="24"/>
          <w:lang w:bidi="ar"/>
        </w:rPr>
        <w:t>5503-0</w:t>
      </w:r>
    </w:p>
    <w:p w14:paraId="3DCA1F84" w14:textId="77777777" w:rsidR="00765170" w:rsidRDefault="00876367">
      <w:pPr>
        <w:spacing w:line="480" w:lineRule="exact"/>
        <w:rPr>
          <w:rFonts w:ascii="Times New Roman" w:hAnsi="Times New Roman"/>
          <w:sz w:val="18"/>
          <w:szCs w:val="24"/>
        </w:rPr>
      </w:pPr>
      <w:r>
        <w:rPr>
          <w:rFonts w:ascii="Times New Roman" w:hAnsi="Times New Roman"/>
          <w:b/>
          <w:bCs/>
          <w:szCs w:val="24"/>
        </w:rPr>
        <w:t>密</w:t>
      </w:r>
      <w:r>
        <w:rPr>
          <w:rFonts w:ascii="Times New Roman" w:hAnsi="Times New Roman"/>
          <w:b/>
          <w:bCs/>
          <w:szCs w:val="24"/>
        </w:rPr>
        <w:t xml:space="preserve">  </w:t>
      </w:r>
      <w:r>
        <w:rPr>
          <w:rFonts w:ascii="Times New Roman" w:hAnsi="Times New Roman"/>
          <w:b/>
          <w:bCs/>
          <w:szCs w:val="24"/>
        </w:rPr>
        <w:t>级：公</w:t>
      </w:r>
      <w:r>
        <w:rPr>
          <w:rFonts w:ascii="Times New Roman" w:hAnsi="Times New Roman"/>
          <w:b/>
          <w:bCs/>
          <w:szCs w:val="24"/>
        </w:rPr>
        <w:t xml:space="preserve"> </w:t>
      </w:r>
      <w:r>
        <w:rPr>
          <w:rFonts w:ascii="Times New Roman" w:hAnsi="Times New Roman"/>
          <w:b/>
          <w:bCs/>
          <w:szCs w:val="24"/>
        </w:rPr>
        <w:t>开</w:t>
      </w:r>
      <w:r>
        <w:rPr>
          <w:rFonts w:ascii="Times New Roman" w:hAnsi="Times New Roman"/>
          <w:b/>
          <w:bCs/>
          <w:szCs w:val="24"/>
        </w:rPr>
        <w:t xml:space="preserve">                </w:t>
      </w:r>
      <w:r>
        <w:rPr>
          <w:rFonts w:ascii="Times New Roman" w:hAnsi="Times New Roman"/>
          <w:b/>
          <w:bCs/>
          <w:szCs w:val="24"/>
        </w:rPr>
        <w:t>编</w:t>
      </w:r>
      <w:r>
        <w:rPr>
          <w:rFonts w:ascii="Times New Roman" w:hAnsi="Times New Roman"/>
          <w:b/>
          <w:bCs/>
          <w:szCs w:val="24"/>
        </w:rPr>
        <w:t xml:space="preserve"> </w:t>
      </w:r>
      <w:r>
        <w:rPr>
          <w:rFonts w:ascii="Times New Roman" w:hAnsi="Times New Roman"/>
          <w:b/>
          <w:bCs/>
          <w:szCs w:val="24"/>
        </w:rPr>
        <w:t>号：</w:t>
      </w:r>
      <w:r>
        <w:rPr>
          <w:rFonts w:ascii="Times New Roman" w:hAnsi="Times New Roman" w:hint="eastAsia"/>
          <w:b/>
          <w:bCs/>
          <w:szCs w:val="24"/>
        </w:rPr>
        <w:t>2018121032</w:t>
      </w:r>
    </w:p>
    <w:p w14:paraId="0E27CD0B" w14:textId="77777777" w:rsidR="00765170" w:rsidRDefault="00765170">
      <w:pPr>
        <w:jc w:val="center"/>
        <w:rPr>
          <w:rFonts w:ascii="Times New Roman" w:hAnsi="Times New Roman"/>
          <w:b/>
          <w:sz w:val="32"/>
          <w:szCs w:val="32"/>
        </w:rPr>
      </w:pPr>
    </w:p>
    <w:p w14:paraId="27F1DA6B" w14:textId="77777777" w:rsidR="00765170" w:rsidRDefault="00765170">
      <w:pPr>
        <w:jc w:val="center"/>
        <w:rPr>
          <w:rFonts w:ascii="Times New Roman" w:hAnsi="Times New Roman"/>
          <w:b/>
          <w:sz w:val="32"/>
          <w:szCs w:val="32"/>
        </w:rPr>
      </w:pPr>
    </w:p>
    <w:p w14:paraId="0454EFED" w14:textId="77777777" w:rsidR="00765170" w:rsidRDefault="00765170">
      <w:pPr>
        <w:jc w:val="center"/>
        <w:rPr>
          <w:rFonts w:ascii="Times New Roman" w:hAnsi="Times New Roman"/>
          <w:b/>
          <w:sz w:val="32"/>
          <w:szCs w:val="32"/>
        </w:rPr>
      </w:pPr>
    </w:p>
    <w:p w14:paraId="4984FB4A" w14:textId="77777777" w:rsidR="00765170" w:rsidRDefault="00765170">
      <w:pPr>
        <w:jc w:val="center"/>
        <w:rPr>
          <w:rFonts w:ascii="Times New Roman" w:hAnsi="Times New Roman"/>
          <w:b/>
          <w:sz w:val="32"/>
          <w:szCs w:val="32"/>
        </w:rPr>
      </w:pPr>
    </w:p>
    <w:p w14:paraId="0DA91576" w14:textId="77777777" w:rsidR="00765170" w:rsidRDefault="00876367">
      <w:pPr>
        <w:jc w:val="center"/>
        <w:rPr>
          <w:rFonts w:ascii="Times New Roman" w:eastAsia="黑体" w:hAnsi="Times New Roman"/>
          <w:b/>
          <w:spacing w:val="140"/>
          <w:sz w:val="44"/>
          <w:szCs w:val="24"/>
        </w:rPr>
      </w:pPr>
      <w:r>
        <w:rPr>
          <w:rFonts w:ascii="Times New Roman" w:eastAsia="黑体" w:hAnsi="Times New Roman"/>
          <w:b/>
          <w:spacing w:val="140"/>
          <w:sz w:val="44"/>
          <w:szCs w:val="24"/>
        </w:rPr>
        <w:t>成都信息工程大学</w:t>
      </w:r>
    </w:p>
    <w:p w14:paraId="2AA8FF99" w14:textId="77777777" w:rsidR="00765170" w:rsidRDefault="00876367">
      <w:pPr>
        <w:jc w:val="center"/>
        <w:rPr>
          <w:rFonts w:ascii="Times New Roman" w:eastAsia="黑体" w:hAnsi="Times New Roman"/>
          <w:b/>
          <w:spacing w:val="140"/>
          <w:sz w:val="44"/>
          <w:szCs w:val="24"/>
        </w:rPr>
      </w:pPr>
      <w:r>
        <w:rPr>
          <w:rFonts w:ascii="Times New Roman" w:eastAsia="黑体" w:hAnsi="Times New Roman"/>
          <w:b/>
          <w:spacing w:val="140"/>
          <w:sz w:val="44"/>
          <w:szCs w:val="24"/>
        </w:rPr>
        <w:t>学位论文</w:t>
      </w:r>
    </w:p>
    <w:p w14:paraId="30625F1C" w14:textId="77777777" w:rsidR="00765170" w:rsidRDefault="00765170">
      <w:pPr>
        <w:jc w:val="center"/>
        <w:rPr>
          <w:rFonts w:ascii="Times New Roman" w:hAnsi="Times New Roman"/>
          <w:b/>
          <w:sz w:val="32"/>
          <w:szCs w:val="32"/>
        </w:rPr>
      </w:pPr>
    </w:p>
    <w:p w14:paraId="48E7766F" w14:textId="77777777" w:rsidR="00765170" w:rsidRDefault="00765170">
      <w:pPr>
        <w:jc w:val="center"/>
        <w:rPr>
          <w:rFonts w:ascii="Times New Roman" w:hAnsi="Times New Roman"/>
          <w:b/>
          <w:sz w:val="32"/>
          <w:szCs w:val="32"/>
        </w:rPr>
      </w:pPr>
    </w:p>
    <w:p w14:paraId="72B7622E" w14:textId="77777777" w:rsidR="00765170" w:rsidRDefault="00876367">
      <w:pPr>
        <w:spacing w:beforeLines="50" w:before="156" w:afterLines="50" w:after="156" w:line="400" w:lineRule="exact"/>
        <w:jc w:val="center"/>
        <w:rPr>
          <w:rFonts w:ascii="宋体" w:hAnsi="宋体" w:cs="宋体"/>
          <w:b/>
          <w:bCs/>
          <w:sz w:val="32"/>
          <w:szCs w:val="32"/>
        </w:rPr>
      </w:pPr>
      <w:r>
        <w:rPr>
          <w:rFonts w:ascii="宋体" w:hAnsi="宋体" w:cs="宋体" w:hint="eastAsia"/>
          <w:b/>
          <w:bCs/>
          <w:sz w:val="32"/>
          <w:szCs w:val="32"/>
        </w:rPr>
        <w:t>基于Vue的汽车资讯网站的设计与实现</w:t>
      </w:r>
    </w:p>
    <w:p w14:paraId="003E6119" w14:textId="77777777" w:rsidR="00765170" w:rsidRDefault="00765170">
      <w:pPr>
        <w:jc w:val="center"/>
        <w:rPr>
          <w:rFonts w:ascii="Times New Roman" w:hAnsi="Times New Roman"/>
          <w:b/>
          <w:bCs/>
          <w:sz w:val="32"/>
          <w:szCs w:val="32"/>
        </w:rPr>
      </w:pPr>
    </w:p>
    <w:p w14:paraId="741F9C39" w14:textId="77777777" w:rsidR="00765170" w:rsidRDefault="00765170"/>
    <w:p w14:paraId="7BB933FC" w14:textId="77777777" w:rsidR="00765170" w:rsidRDefault="00765170">
      <w:pPr>
        <w:jc w:val="center"/>
        <w:rPr>
          <w:rFonts w:ascii="Times New Roman" w:hAnsi="Times New Roman"/>
          <w:b/>
          <w:sz w:val="32"/>
          <w:szCs w:val="32"/>
        </w:rPr>
      </w:pPr>
    </w:p>
    <w:p w14:paraId="0B0C4DC0" w14:textId="77777777" w:rsidR="00765170" w:rsidRDefault="00765170">
      <w:pPr>
        <w:jc w:val="center"/>
        <w:rPr>
          <w:rFonts w:ascii="Times New Roman" w:hAnsi="Times New Roman"/>
          <w:b/>
          <w:sz w:val="32"/>
          <w:szCs w:val="32"/>
        </w:rPr>
      </w:pPr>
    </w:p>
    <w:p w14:paraId="720F7452" w14:textId="77777777" w:rsidR="00765170" w:rsidRDefault="00765170">
      <w:pPr>
        <w:jc w:val="center"/>
        <w:rPr>
          <w:rFonts w:ascii="Times New Roman" w:hAnsi="Times New Roman"/>
          <w:b/>
          <w:sz w:val="32"/>
          <w:szCs w:val="32"/>
        </w:rPr>
      </w:pPr>
    </w:p>
    <w:p w14:paraId="55EE691F" w14:textId="77777777" w:rsidR="00765170" w:rsidRDefault="00765170">
      <w:pPr>
        <w:jc w:val="center"/>
        <w:rPr>
          <w:rFonts w:ascii="Times New Roman" w:hAnsi="Times New Roman"/>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3135"/>
      </w:tblGrid>
      <w:tr w:rsidR="00765170" w14:paraId="604A4829" w14:textId="77777777">
        <w:trPr>
          <w:trHeight w:val="570"/>
          <w:jc w:val="center"/>
        </w:trPr>
        <w:tc>
          <w:tcPr>
            <w:tcW w:w="2749" w:type="dxa"/>
            <w:tcBorders>
              <w:top w:val="nil"/>
              <w:left w:val="nil"/>
              <w:bottom w:val="nil"/>
              <w:right w:val="nil"/>
            </w:tcBorders>
            <w:vAlign w:val="bottom"/>
          </w:tcPr>
          <w:p w14:paraId="3643A381" w14:textId="77777777" w:rsidR="00765170" w:rsidRDefault="00876367">
            <w:pPr>
              <w:jc w:val="distribute"/>
              <w:rPr>
                <w:rFonts w:ascii="Times New Roman" w:eastAsia="楷体_GB2312" w:hAnsi="Times New Roman"/>
                <w:b/>
                <w:bCs/>
                <w:sz w:val="30"/>
                <w:szCs w:val="24"/>
              </w:rPr>
            </w:pPr>
            <w:r>
              <w:rPr>
                <w:rFonts w:ascii="Times New Roman" w:eastAsia="楷体_GB2312" w:hAnsi="Times New Roman"/>
                <w:b/>
                <w:bCs/>
                <w:sz w:val="30"/>
                <w:szCs w:val="24"/>
              </w:rPr>
              <w:t>论文作者姓名：</w:t>
            </w:r>
          </w:p>
        </w:tc>
        <w:tc>
          <w:tcPr>
            <w:tcW w:w="3135" w:type="dxa"/>
            <w:tcBorders>
              <w:top w:val="nil"/>
              <w:left w:val="nil"/>
              <w:right w:val="nil"/>
            </w:tcBorders>
            <w:vAlign w:val="center"/>
          </w:tcPr>
          <w:p w14:paraId="5BE44C26" w14:textId="77777777" w:rsidR="00765170" w:rsidRDefault="00876367">
            <w:pPr>
              <w:jc w:val="center"/>
              <w:rPr>
                <w:rFonts w:ascii="Times New Roman" w:eastAsia="楷体_GB2312" w:hAnsi="Times New Roman"/>
                <w:b/>
                <w:sz w:val="30"/>
                <w:szCs w:val="30"/>
              </w:rPr>
            </w:pPr>
            <w:r>
              <w:rPr>
                <w:rFonts w:ascii="Times New Roman" w:eastAsia="楷体_GB2312" w:hAnsi="Times New Roman" w:hint="eastAsia"/>
                <w:b/>
                <w:sz w:val="30"/>
                <w:szCs w:val="30"/>
              </w:rPr>
              <w:t>向峰</w:t>
            </w:r>
          </w:p>
        </w:tc>
      </w:tr>
      <w:tr w:rsidR="00765170" w14:paraId="26F7E1D3" w14:textId="77777777">
        <w:trPr>
          <w:trHeight w:val="570"/>
          <w:jc w:val="center"/>
        </w:trPr>
        <w:tc>
          <w:tcPr>
            <w:tcW w:w="2749" w:type="dxa"/>
            <w:tcBorders>
              <w:top w:val="nil"/>
              <w:left w:val="nil"/>
              <w:bottom w:val="nil"/>
              <w:right w:val="nil"/>
            </w:tcBorders>
            <w:vAlign w:val="bottom"/>
          </w:tcPr>
          <w:p w14:paraId="1CBF3E7D" w14:textId="77777777" w:rsidR="00765170" w:rsidRDefault="00876367">
            <w:pPr>
              <w:jc w:val="distribute"/>
              <w:rPr>
                <w:rFonts w:ascii="Times New Roman" w:eastAsia="楷体_GB2312" w:hAnsi="Times New Roman"/>
                <w:b/>
                <w:bCs/>
                <w:sz w:val="30"/>
                <w:szCs w:val="24"/>
              </w:rPr>
            </w:pPr>
            <w:r>
              <w:rPr>
                <w:rFonts w:ascii="Times New Roman" w:eastAsia="楷体_GB2312" w:hAnsi="Times New Roman"/>
                <w:b/>
                <w:bCs/>
                <w:sz w:val="30"/>
                <w:szCs w:val="24"/>
              </w:rPr>
              <w:t>申请学位专业：</w:t>
            </w:r>
          </w:p>
        </w:tc>
        <w:tc>
          <w:tcPr>
            <w:tcW w:w="3135" w:type="dxa"/>
            <w:tcBorders>
              <w:left w:val="nil"/>
              <w:right w:val="nil"/>
            </w:tcBorders>
            <w:vAlign w:val="center"/>
          </w:tcPr>
          <w:p w14:paraId="6FCD02F8" w14:textId="77777777" w:rsidR="00765170" w:rsidRDefault="00876367">
            <w:pPr>
              <w:jc w:val="center"/>
              <w:rPr>
                <w:rFonts w:ascii="Times New Roman" w:eastAsia="楷体_GB2312" w:hAnsi="Times New Roman"/>
                <w:b/>
                <w:sz w:val="30"/>
                <w:szCs w:val="30"/>
              </w:rPr>
            </w:pPr>
            <w:r>
              <w:rPr>
                <w:rFonts w:ascii="Times New Roman" w:eastAsia="楷体_GB2312" w:hAnsi="Times New Roman" w:hint="eastAsia"/>
                <w:b/>
                <w:sz w:val="30"/>
                <w:szCs w:val="30"/>
              </w:rPr>
              <w:t>网络工程</w:t>
            </w:r>
          </w:p>
        </w:tc>
      </w:tr>
      <w:tr w:rsidR="00765170" w14:paraId="6DBA8E2C" w14:textId="77777777">
        <w:trPr>
          <w:trHeight w:val="570"/>
          <w:jc w:val="center"/>
        </w:trPr>
        <w:tc>
          <w:tcPr>
            <w:tcW w:w="2749" w:type="dxa"/>
            <w:tcBorders>
              <w:top w:val="nil"/>
              <w:left w:val="nil"/>
              <w:bottom w:val="nil"/>
              <w:right w:val="nil"/>
            </w:tcBorders>
            <w:vAlign w:val="bottom"/>
          </w:tcPr>
          <w:p w14:paraId="0E9F2DB4" w14:textId="77777777" w:rsidR="00765170" w:rsidRDefault="00876367">
            <w:pPr>
              <w:jc w:val="distribute"/>
              <w:rPr>
                <w:rFonts w:ascii="Times New Roman" w:eastAsia="楷体_GB2312" w:hAnsi="Times New Roman"/>
                <w:b/>
                <w:bCs/>
                <w:sz w:val="30"/>
                <w:szCs w:val="24"/>
              </w:rPr>
            </w:pPr>
            <w:r>
              <w:rPr>
                <w:rFonts w:ascii="Times New Roman" w:eastAsia="楷体_GB2312" w:hAnsi="Times New Roman"/>
                <w:b/>
                <w:bCs/>
                <w:sz w:val="30"/>
                <w:szCs w:val="24"/>
              </w:rPr>
              <w:t>申请学位类别：</w:t>
            </w:r>
          </w:p>
        </w:tc>
        <w:tc>
          <w:tcPr>
            <w:tcW w:w="3135" w:type="dxa"/>
            <w:tcBorders>
              <w:left w:val="nil"/>
              <w:right w:val="nil"/>
            </w:tcBorders>
            <w:vAlign w:val="center"/>
          </w:tcPr>
          <w:p w14:paraId="0BA901E6" w14:textId="77777777" w:rsidR="00765170" w:rsidRDefault="00876367">
            <w:pPr>
              <w:jc w:val="center"/>
              <w:rPr>
                <w:rFonts w:ascii="Times New Roman" w:eastAsia="楷体_GB2312" w:hAnsi="Times New Roman"/>
                <w:b/>
                <w:sz w:val="30"/>
                <w:szCs w:val="30"/>
              </w:rPr>
            </w:pPr>
            <w:bookmarkStart w:id="0" w:name="_Toc136593403"/>
            <w:bookmarkStart w:id="1" w:name="_Toc136593648"/>
            <w:bookmarkStart w:id="2" w:name="_Toc136592273"/>
            <w:bookmarkStart w:id="3" w:name="_Toc137206716"/>
            <w:bookmarkStart w:id="4" w:name="_Toc137205484"/>
            <w:bookmarkStart w:id="5" w:name="_Toc136927405"/>
            <w:r>
              <w:rPr>
                <w:rFonts w:ascii="Times New Roman" w:eastAsia="楷体_GB2312" w:hAnsi="Times New Roman" w:hint="eastAsia"/>
                <w:b/>
                <w:sz w:val="30"/>
                <w:szCs w:val="30"/>
              </w:rPr>
              <w:t>工学</w:t>
            </w:r>
            <w:r>
              <w:rPr>
                <w:rFonts w:ascii="Times New Roman" w:eastAsia="楷体_GB2312" w:hAnsi="Times New Roman"/>
                <w:b/>
                <w:sz w:val="30"/>
                <w:szCs w:val="30"/>
              </w:rPr>
              <w:t>学士</w:t>
            </w:r>
            <w:bookmarkEnd w:id="0"/>
            <w:bookmarkEnd w:id="1"/>
            <w:bookmarkEnd w:id="2"/>
            <w:bookmarkEnd w:id="3"/>
            <w:bookmarkEnd w:id="4"/>
            <w:bookmarkEnd w:id="5"/>
          </w:p>
        </w:tc>
      </w:tr>
      <w:tr w:rsidR="00765170" w14:paraId="4221D462" w14:textId="77777777">
        <w:trPr>
          <w:trHeight w:val="570"/>
          <w:jc w:val="center"/>
        </w:trPr>
        <w:tc>
          <w:tcPr>
            <w:tcW w:w="2749" w:type="dxa"/>
            <w:tcBorders>
              <w:top w:val="nil"/>
              <w:left w:val="nil"/>
              <w:bottom w:val="nil"/>
              <w:right w:val="nil"/>
            </w:tcBorders>
            <w:vAlign w:val="bottom"/>
          </w:tcPr>
          <w:p w14:paraId="28ED21FA" w14:textId="77777777" w:rsidR="00765170" w:rsidRDefault="00876367">
            <w:pPr>
              <w:jc w:val="distribute"/>
              <w:rPr>
                <w:rFonts w:ascii="Times New Roman" w:eastAsia="楷体_GB2312" w:hAnsi="Times New Roman"/>
                <w:b/>
                <w:bCs/>
                <w:spacing w:val="-20"/>
                <w:sz w:val="30"/>
                <w:szCs w:val="30"/>
              </w:rPr>
            </w:pPr>
            <w:r>
              <w:rPr>
                <w:rFonts w:ascii="Times New Roman" w:eastAsia="楷体_GB2312" w:hAnsi="Times New Roman"/>
                <w:b/>
                <w:bCs/>
                <w:spacing w:val="-20"/>
                <w:sz w:val="30"/>
                <w:szCs w:val="30"/>
              </w:rPr>
              <w:t>指导教师姓名（职称）：</w:t>
            </w:r>
          </w:p>
        </w:tc>
        <w:tc>
          <w:tcPr>
            <w:tcW w:w="3135" w:type="dxa"/>
            <w:tcBorders>
              <w:left w:val="nil"/>
              <w:right w:val="nil"/>
            </w:tcBorders>
            <w:vAlign w:val="center"/>
          </w:tcPr>
          <w:p w14:paraId="2C3D2E31" w14:textId="77777777" w:rsidR="00765170" w:rsidRDefault="00876367">
            <w:pPr>
              <w:jc w:val="center"/>
              <w:rPr>
                <w:rFonts w:ascii="Times New Roman" w:eastAsia="楷体_GB2312" w:hAnsi="Times New Roman"/>
                <w:b/>
                <w:sz w:val="30"/>
                <w:szCs w:val="30"/>
              </w:rPr>
            </w:pPr>
            <w:bookmarkStart w:id="6" w:name="_Toc136927406"/>
            <w:bookmarkStart w:id="7" w:name="_Toc137206717"/>
            <w:bookmarkStart w:id="8" w:name="_Toc136592274"/>
            <w:bookmarkStart w:id="9" w:name="_Toc136593649"/>
            <w:bookmarkStart w:id="10" w:name="_Toc137205485"/>
            <w:bookmarkStart w:id="11" w:name="_Toc136593404"/>
            <w:r>
              <w:rPr>
                <w:rFonts w:ascii="Times New Roman" w:eastAsia="楷体_GB2312" w:hAnsi="Times New Roman" w:hint="eastAsia"/>
                <w:b/>
                <w:sz w:val="30"/>
                <w:szCs w:val="30"/>
              </w:rPr>
              <w:t>王燚</w:t>
            </w:r>
            <w:r>
              <w:rPr>
                <w:rFonts w:ascii="Times New Roman" w:eastAsia="楷体_GB2312" w:hAnsi="Times New Roman"/>
                <w:b/>
                <w:sz w:val="30"/>
                <w:szCs w:val="30"/>
              </w:rPr>
              <w:t>（教授）</w:t>
            </w:r>
            <w:bookmarkEnd w:id="6"/>
            <w:bookmarkEnd w:id="7"/>
            <w:bookmarkEnd w:id="8"/>
            <w:bookmarkEnd w:id="9"/>
            <w:bookmarkEnd w:id="10"/>
            <w:bookmarkEnd w:id="11"/>
          </w:p>
        </w:tc>
      </w:tr>
      <w:tr w:rsidR="00765170" w14:paraId="6A5E5DB1" w14:textId="77777777">
        <w:trPr>
          <w:trHeight w:val="570"/>
          <w:jc w:val="center"/>
        </w:trPr>
        <w:tc>
          <w:tcPr>
            <w:tcW w:w="2749" w:type="dxa"/>
            <w:tcBorders>
              <w:top w:val="nil"/>
              <w:left w:val="nil"/>
              <w:bottom w:val="nil"/>
              <w:right w:val="nil"/>
            </w:tcBorders>
            <w:vAlign w:val="bottom"/>
          </w:tcPr>
          <w:p w14:paraId="26DD917D" w14:textId="77777777" w:rsidR="00765170" w:rsidRDefault="00876367">
            <w:pPr>
              <w:spacing w:line="480" w:lineRule="exact"/>
              <w:jc w:val="distribute"/>
              <w:rPr>
                <w:rFonts w:ascii="Times New Roman" w:eastAsia="楷体_GB2312" w:hAnsi="Times New Roman"/>
                <w:b/>
                <w:bCs/>
                <w:sz w:val="30"/>
                <w:szCs w:val="24"/>
              </w:rPr>
            </w:pPr>
            <w:r>
              <w:rPr>
                <w:rFonts w:ascii="Times New Roman" w:eastAsia="楷体_GB2312" w:hAnsi="Times New Roman"/>
                <w:b/>
                <w:bCs/>
                <w:sz w:val="30"/>
                <w:szCs w:val="24"/>
              </w:rPr>
              <w:t>论文提交日期：</w:t>
            </w:r>
          </w:p>
        </w:tc>
        <w:tc>
          <w:tcPr>
            <w:tcW w:w="3135" w:type="dxa"/>
            <w:tcBorders>
              <w:left w:val="nil"/>
              <w:right w:val="nil"/>
            </w:tcBorders>
            <w:vAlign w:val="center"/>
          </w:tcPr>
          <w:p w14:paraId="1D2332BE" w14:textId="77777777" w:rsidR="00765170" w:rsidRDefault="00876367">
            <w:pPr>
              <w:spacing w:line="480" w:lineRule="exact"/>
              <w:jc w:val="center"/>
              <w:rPr>
                <w:rFonts w:ascii="Times New Roman" w:eastAsia="楷体_GB2312" w:hAnsi="Times New Roman"/>
                <w:b/>
                <w:bCs/>
                <w:sz w:val="30"/>
                <w:szCs w:val="24"/>
              </w:rPr>
            </w:pPr>
            <w:commentRangeStart w:id="12"/>
            <w:del w:id="13" w:author="wangyi" w:date="2022-05-13T15:34:00Z">
              <w:r w:rsidDel="00876367">
                <w:rPr>
                  <w:rFonts w:ascii="Times New Roman" w:eastAsia="楷体_GB2312" w:hAnsi="Times New Roman"/>
                  <w:b/>
                  <w:bCs/>
                  <w:sz w:val="30"/>
                  <w:szCs w:val="24"/>
                </w:rPr>
                <w:delText>20</w:delText>
              </w:r>
            </w:del>
            <w:del w:id="14" w:author="wangyi" w:date="2022-05-13T15:33:00Z">
              <w:r w:rsidDel="00876367">
                <w:rPr>
                  <w:rFonts w:ascii="Times New Roman" w:eastAsia="楷体_GB2312" w:hAnsi="Times New Roman"/>
                  <w:b/>
                  <w:bCs/>
                  <w:sz w:val="30"/>
                  <w:szCs w:val="24"/>
                </w:rPr>
                <w:delText>2</w:delText>
              </w:r>
              <w:r w:rsidDel="00876367">
                <w:rPr>
                  <w:rFonts w:ascii="Times New Roman" w:eastAsia="楷体_GB2312" w:hAnsi="Times New Roman" w:hint="eastAsia"/>
                  <w:b/>
                  <w:bCs/>
                  <w:sz w:val="30"/>
                  <w:szCs w:val="24"/>
                </w:rPr>
                <w:delText>2</w:delText>
              </w:r>
            </w:del>
            <w:r>
              <w:rPr>
                <w:rFonts w:ascii="Times New Roman" w:eastAsia="楷体_GB2312" w:hAnsi="Times New Roman"/>
                <w:b/>
                <w:bCs/>
                <w:sz w:val="30"/>
                <w:szCs w:val="24"/>
              </w:rPr>
              <w:t>年</w:t>
            </w:r>
            <w:ins w:id="15" w:author="wangyi" w:date="2022-05-13T15:34:00Z">
              <w:r>
                <w:rPr>
                  <w:rFonts w:ascii="Times New Roman" w:eastAsia="楷体_GB2312" w:hAnsi="Times New Roman"/>
                  <w:b/>
                  <w:bCs/>
                  <w:sz w:val="30"/>
                  <w:szCs w:val="24"/>
                </w:rPr>
                <w:t xml:space="preserve">  </w:t>
              </w:r>
            </w:ins>
            <w:del w:id="16" w:author="wangyi" w:date="2022-05-13T15:34:00Z">
              <w:r w:rsidDel="00876367">
                <w:rPr>
                  <w:rFonts w:ascii="Times New Roman" w:eastAsia="楷体_GB2312" w:hAnsi="Times New Roman"/>
                  <w:b/>
                  <w:bCs/>
                  <w:sz w:val="30"/>
                  <w:szCs w:val="24"/>
                </w:rPr>
                <w:delText>0</w:delText>
              </w:r>
              <w:r w:rsidDel="00876367">
                <w:rPr>
                  <w:rFonts w:ascii="Times New Roman" w:eastAsia="楷体_GB2312" w:hAnsi="Times New Roman" w:hint="eastAsia"/>
                  <w:b/>
                  <w:bCs/>
                  <w:sz w:val="30"/>
                  <w:szCs w:val="24"/>
                </w:rPr>
                <w:delText>5</w:delText>
              </w:r>
            </w:del>
            <w:r>
              <w:rPr>
                <w:rFonts w:ascii="Times New Roman" w:eastAsia="楷体_GB2312" w:hAnsi="Times New Roman"/>
                <w:b/>
                <w:bCs/>
                <w:sz w:val="30"/>
                <w:szCs w:val="24"/>
              </w:rPr>
              <w:t>月</w:t>
            </w:r>
            <w:ins w:id="17" w:author="wangyi" w:date="2022-05-13T15:34:00Z">
              <w:r>
                <w:rPr>
                  <w:rFonts w:ascii="Times New Roman" w:eastAsia="楷体_GB2312" w:hAnsi="Times New Roman"/>
                  <w:b/>
                  <w:bCs/>
                  <w:sz w:val="30"/>
                  <w:szCs w:val="24"/>
                </w:rPr>
                <w:t xml:space="preserve">  </w:t>
              </w:r>
            </w:ins>
            <w:del w:id="18" w:author="wangyi" w:date="2022-05-13T15:34:00Z">
              <w:r w:rsidDel="00876367">
                <w:rPr>
                  <w:rFonts w:ascii="Times New Roman" w:eastAsia="楷体_GB2312" w:hAnsi="Times New Roman" w:hint="eastAsia"/>
                  <w:b/>
                  <w:bCs/>
                  <w:sz w:val="30"/>
                  <w:szCs w:val="24"/>
                </w:rPr>
                <w:delText>XX</w:delText>
              </w:r>
            </w:del>
            <w:r>
              <w:rPr>
                <w:rFonts w:ascii="Times New Roman" w:eastAsia="楷体_GB2312" w:hAnsi="Times New Roman"/>
                <w:b/>
                <w:bCs/>
                <w:sz w:val="30"/>
                <w:szCs w:val="24"/>
              </w:rPr>
              <w:t>日</w:t>
            </w:r>
            <w:commentRangeEnd w:id="12"/>
            <w:r>
              <w:rPr>
                <w:rStyle w:val="ab"/>
              </w:rPr>
              <w:commentReference w:id="12"/>
            </w:r>
          </w:p>
        </w:tc>
      </w:tr>
    </w:tbl>
    <w:p w14:paraId="413D31C2" w14:textId="77777777" w:rsidR="00765170" w:rsidRDefault="00876367">
      <w:pPr>
        <w:rPr>
          <w:b/>
          <w:bCs/>
          <w:sz w:val="32"/>
          <w:szCs w:val="32"/>
        </w:rPr>
      </w:pPr>
      <w:r>
        <w:rPr>
          <w:rFonts w:hint="eastAsia"/>
          <w:b/>
          <w:bCs/>
          <w:sz w:val="32"/>
          <w:szCs w:val="32"/>
        </w:rPr>
        <w:lastRenderedPageBreak/>
        <w:br w:type="page"/>
      </w:r>
    </w:p>
    <w:p w14:paraId="63AAACE0" w14:textId="77777777" w:rsidR="00765170" w:rsidRDefault="00876367">
      <w:pPr>
        <w:widowControl/>
        <w:jc w:val="center"/>
        <w:rPr>
          <w:b/>
          <w:bCs/>
          <w:sz w:val="32"/>
          <w:szCs w:val="32"/>
        </w:rPr>
      </w:pPr>
      <w:r>
        <w:rPr>
          <w:rFonts w:hint="eastAsia"/>
          <w:b/>
          <w:bCs/>
          <w:sz w:val="32"/>
          <w:szCs w:val="32"/>
        </w:rPr>
        <w:lastRenderedPageBreak/>
        <w:t>汽车资讯网站的设计与实现</w:t>
      </w:r>
    </w:p>
    <w:p w14:paraId="25B6FF91" w14:textId="77777777" w:rsidR="00765170" w:rsidRDefault="00876367">
      <w:pPr>
        <w:spacing w:beforeLines="50" w:before="156" w:afterLines="50" w:after="156" w:line="400" w:lineRule="exact"/>
        <w:jc w:val="left"/>
        <w:rPr>
          <w:rFonts w:ascii="Times New Roman" w:hAnsi="Times New Roman"/>
        </w:rPr>
      </w:pPr>
      <w:r>
        <w:rPr>
          <w:rFonts w:ascii="黑体" w:eastAsia="黑体" w:hAnsi="黑体" w:cs="黑体" w:hint="eastAsia"/>
          <w:b/>
          <w:bCs/>
          <w:szCs w:val="24"/>
        </w:rPr>
        <w:t>摘要：</w:t>
      </w:r>
      <w:r>
        <w:rPr>
          <w:rFonts w:ascii="Times New Roman" w:hAnsi="Times New Roman" w:hint="eastAsia"/>
        </w:rPr>
        <w:t>本文介绍了汽车资讯网站的功能和相关开发技术。汽车资讯网站基于</w:t>
      </w:r>
      <w:r>
        <w:rPr>
          <w:rFonts w:ascii="Times New Roman" w:hAnsi="Times New Roman" w:hint="eastAsia"/>
        </w:rPr>
        <w:t>Vue</w:t>
      </w:r>
      <w:r>
        <w:rPr>
          <w:rFonts w:ascii="Times New Roman" w:hAnsi="Times New Roman" w:hint="eastAsia"/>
        </w:rPr>
        <w:t>框架以及</w:t>
      </w:r>
      <w:r>
        <w:rPr>
          <w:rFonts w:ascii="Times New Roman" w:hAnsi="Times New Roman" w:hint="eastAsia"/>
        </w:rPr>
        <w:t>Express</w:t>
      </w:r>
      <w:r>
        <w:rPr>
          <w:rFonts w:ascii="Times New Roman" w:hAnsi="Times New Roman" w:hint="eastAsia"/>
        </w:rPr>
        <w:t>框架进行开发，通过基于</w:t>
      </w:r>
      <w:r>
        <w:rPr>
          <w:rFonts w:ascii="Times New Roman" w:hAnsi="Times New Roman" w:hint="eastAsia"/>
        </w:rPr>
        <w:t>WebSocket</w:t>
      </w:r>
      <w:r>
        <w:rPr>
          <w:rFonts w:ascii="Times New Roman" w:hAnsi="Times New Roman" w:hint="eastAsia"/>
        </w:rPr>
        <w:t>的</w:t>
      </w:r>
      <w:r>
        <w:rPr>
          <w:rFonts w:ascii="Times New Roman" w:hAnsi="Times New Roman" w:hint="eastAsia"/>
        </w:rPr>
        <w:t>SocketIO</w:t>
      </w:r>
      <w:r>
        <w:rPr>
          <w:rFonts w:ascii="Times New Roman" w:hAnsi="Times New Roman" w:hint="eastAsia"/>
        </w:rPr>
        <w:t>进行消息双向通信，</w:t>
      </w:r>
      <w:r>
        <w:rPr>
          <w:rFonts w:ascii="Times New Roman" w:hAnsi="Times New Roman" w:hint="eastAsia"/>
        </w:rPr>
        <w:t>ElementUI</w:t>
      </w:r>
      <w:r>
        <w:rPr>
          <w:rFonts w:ascii="Times New Roman" w:hAnsi="Times New Roman" w:hint="eastAsia"/>
        </w:rPr>
        <w:t>作为</w:t>
      </w:r>
      <w:r>
        <w:rPr>
          <w:rFonts w:ascii="Times New Roman" w:hAnsi="Times New Roman" w:hint="eastAsia"/>
        </w:rPr>
        <w:t>UI</w:t>
      </w:r>
      <w:r>
        <w:rPr>
          <w:rFonts w:ascii="Times New Roman" w:hAnsi="Times New Roman" w:hint="eastAsia"/>
        </w:rPr>
        <w:t>库提供样式，前后端都采用</w:t>
      </w:r>
      <w:r>
        <w:rPr>
          <w:rFonts w:ascii="Times New Roman" w:hAnsi="Times New Roman" w:hint="eastAsia"/>
        </w:rPr>
        <w:t>js</w:t>
      </w:r>
      <w:r>
        <w:rPr>
          <w:rFonts w:ascii="Times New Roman" w:hAnsi="Times New Roman" w:hint="eastAsia"/>
        </w:rPr>
        <w:t>作为开发语言，采用</w:t>
      </w:r>
      <w:r>
        <w:rPr>
          <w:rFonts w:ascii="Times New Roman" w:hAnsi="Times New Roman" w:hint="eastAsia"/>
        </w:rPr>
        <w:t>MySQL</w:t>
      </w:r>
      <w:r>
        <w:rPr>
          <w:rFonts w:ascii="Times New Roman" w:hAnsi="Times New Roman" w:hint="eastAsia"/>
        </w:rPr>
        <w:t>做为数据库提供数据源支持，阿里云轻量级服务器部署的</w:t>
      </w:r>
      <w:r>
        <w:rPr>
          <w:rFonts w:ascii="Times New Roman" w:hAnsi="Times New Roman" w:hint="eastAsia"/>
        </w:rPr>
        <w:t>Tomcat</w:t>
      </w:r>
      <w:r>
        <w:rPr>
          <w:rFonts w:ascii="Times New Roman" w:hAnsi="Times New Roman" w:hint="eastAsia"/>
        </w:rPr>
        <w:t>提供资源提供服务。本系统目前采用客户端、商家端、管理端三合一模式，一套系统，三方使用，轻便高效。本系统实现了账户的注册、登录、客户端的资讯展示、新车的多条件查询搜索、车辆详情、新车的购买入库、询问卖家、二手车的挂售信息设置、出售、购买，车友会的品牌选择、新帖的发布、新帖详情查看、评论的发布，个人信息页面的头像上传、信息设置、注销、申请成为商家。商家可以进行新车信息上传发布、修改车辆信息、删除车辆信息。系统管理员可以进行新帖的发布。经过多次测试使用，已经实现汽车资讯网站所需的相关功能。</w:t>
      </w:r>
    </w:p>
    <w:p w14:paraId="7877309E" w14:textId="77777777" w:rsidR="00765170" w:rsidRDefault="00765170">
      <w:pPr>
        <w:spacing w:line="400" w:lineRule="exact"/>
        <w:ind w:firstLineChars="200" w:firstLine="480"/>
        <w:rPr>
          <w:rFonts w:ascii="Times New Roman" w:hAnsi="Times New Roman"/>
        </w:rPr>
      </w:pPr>
    </w:p>
    <w:p w14:paraId="0F912087" w14:textId="77777777" w:rsidR="00765170" w:rsidRDefault="00876367">
      <w:pPr>
        <w:spacing w:line="300" w:lineRule="auto"/>
        <w:jc w:val="left"/>
        <w:rPr>
          <w:rFonts w:ascii="Times New Roman" w:hAnsi="Times New Roman"/>
        </w:rPr>
      </w:pPr>
      <w:r>
        <w:rPr>
          <w:rFonts w:ascii="Times New Roman" w:hAnsi="Times New Roman"/>
          <w:b/>
          <w:bCs/>
          <w:szCs w:val="24"/>
        </w:rPr>
        <w:t>关键词</w:t>
      </w:r>
      <w:r>
        <w:rPr>
          <w:rFonts w:ascii="Times New Roman" w:hAnsi="Times New Roman"/>
          <w:b/>
          <w:bCs/>
        </w:rPr>
        <w:t>：</w:t>
      </w:r>
      <w:r>
        <w:rPr>
          <w:rFonts w:ascii="Times New Roman" w:hAnsi="Times New Roman" w:hint="eastAsia"/>
        </w:rPr>
        <w:t>汽车资讯；</w:t>
      </w:r>
      <w:r>
        <w:rPr>
          <w:rFonts w:ascii="Times New Roman" w:hAnsi="Times New Roman" w:hint="eastAsia"/>
        </w:rPr>
        <w:t>Vue</w:t>
      </w:r>
      <w:r>
        <w:rPr>
          <w:rFonts w:ascii="Times New Roman" w:hAnsi="Times New Roman" w:hint="eastAsia"/>
        </w:rPr>
        <w:t>；</w:t>
      </w:r>
      <w:r>
        <w:rPr>
          <w:rFonts w:ascii="Times New Roman" w:hAnsi="Times New Roman" w:hint="eastAsia"/>
        </w:rPr>
        <w:t>Express</w:t>
      </w:r>
      <w:r>
        <w:rPr>
          <w:rFonts w:ascii="Times New Roman" w:hAnsi="Times New Roman" w:hint="eastAsia"/>
        </w:rPr>
        <w:t>；</w:t>
      </w:r>
      <w:r>
        <w:rPr>
          <w:rFonts w:ascii="Times New Roman" w:hAnsi="Times New Roman" w:hint="eastAsia"/>
        </w:rPr>
        <w:t>SocketIO</w:t>
      </w:r>
      <w:r>
        <w:rPr>
          <w:rFonts w:ascii="Times New Roman" w:hAnsi="Times New Roman" w:hint="eastAsia"/>
        </w:rPr>
        <w:t>；</w:t>
      </w:r>
    </w:p>
    <w:p w14:paraId="4D9989B9" w14:textId="77777777" w:rsidR="00765170" w:rsidRDefault="00765170">
      <w:pPr>
        <w:spacing w:line="400" w:lineRule="exact"/>
        <w:rPr>
          <w:szCs w:val="21"/>
        </w:rPr>
      </w:pPr>
    </w:p>
    <w:p w14:paraId="16455E45" w14:textId="77777777" w:rsidR="00765170" w:rsidRDefault="00876367">
      <w:pPr>
        <w:spacing w:line="400" w:lineRule="exact"/>
        <w:jc w:val="center"/>
        <w:rPr>
          <w:rFonts w:ascii="Times New Roman" w:hAnsi="Times New Roman"/>
          <w:b/>
          <w:sz w:val="32"/>
          <w:szCs w:val="32"/>
        </w:rPr>
      </w:pPr>
      <w:r>
        <w:br w:type="page"/>
      </w:r>
      <w:r>
        <w:rPr>
          <w:rFonts w:ascii="Times New Roman" w:hAnsi="Times New Roman" w:hint="eastAsia"/>
          <w:b/>
          <w:sz w:val="32"/>
          <w:szCs w:val="32"/>
        </w:rPr>
        <w:lastRenderedPageBreak/>
        <w:t>Design and Implementation of Automobile Information Website</w:t>
      </w:r>
    </w:p>
    <w:p w14:paraId="7E3E2B4B" w14:textId="77777777" w:rsidR="00765170" w:rsidRDefault="00876367">
      <w:pPr>
        <w:snapToGrid w:val="0"/>
        <w:spacing w:line="300" w:lineRule="auto"/>
      </w:pPr>
      <w:r>
        <w:rPr>
          <w:rFonts w:ascii="Times New Roman" w:hAnsi="Times New Roman"/>
          <w:b/>
          <w:kern w:val="0"/>
          <w:sz w:val="30"/>
          <w:szCs w:val="30"/>
        </w:rPr>
        <w:t>Abstract</w:t>
      </w:r>
      <w:r>
        <w:rPr>
          <w:rFonts w:ascii="Times New Roman" w:hAnsi="Times New Roman" w:hint="eastAsia"/>
          <w:b/>
          <w:kern w:val="0"/>
          <w:sz w:val="30"/>
          <w:szCs w:val="30"/>
        </w:rPr>
        <w:t>:</w:t>
      </w:r>
      <w:ins w:id="19" w:author="wangyi" w:date="2022-05-13T15:34:00Z">
        <w:r>
          <w:rPr>
            <w:rFonts w:ascii="Times New Roman" w:hAnsi="Times New Roman"/>
            <w:b/>
            <w:kern w:val="0"/>
            <w:sz w:val="30"/>
            <w:szCs w:val="30"/>
          </w:rPr>
          <w:t xml:space="preserve"> </w:t>
        </w:r>
      </w:ins>
      <w:r>
        <w:rPr>
          <w:rStyle w:val="af2"/>
        </w:rPr>
        <w:t xml:space="preserve">This </w:t>
      </w:r>
      <w:del w:id="20" w:author="wangyi" w:date="2022-05-13T15:34:00Z">
        <w:r w:rsidDel="00876367">
          <w:rPr>
            <w:rStyle w:val="af2"/>
          </w:rPr>
          <w:delText>article</w:delText>
        </w:r>
        <w:r w:rsidDel="00876367">
          <w:rPr>
            <w:rStyle w:val="af2"/>
            <w:rFonts w:hint="eastAsia"/>
          </w:rPr>
          <w:delText xml:space="preserve"> </w:delText>
        </w:r>
      </w:del>
      <w:ins w:id="21" w:author="wangyi" w:date="2022-05-13T15:34:00Z">
        <w:r>
          <w:rPr>
            <w:rStyle w:val="af2"/>
          </w:rPr>
          <w:t>paper</w:t>
        </w:r>
      </w:ins>
      <w:ins w:id="22" w:author="wangyi" w:date="2022-05-13T15:35:00Z">
        <w:r>
          <w:rPr>
            <w:rStyle w:val="af2"/>
          </w:rPr>
          <w:t xml:space="preserve"> </w:t>
        </w:r>
      </w:ins>
      <w:r>
        <w:rPr>
          <w:rStyle w:val="af2"/>
        </w:rPr>
        <w:t>introduces the function and related development technology of</w:t>
      </w:r>
      <w:ins w:id="23" w:author="wangyi" w:date="2022-05-13T15:35:00Z">
        <w:r>
          <w:rPr>
            <w:rStyle w:val="af2"/>
          </w:rPr>
          <w:t xml:space="preserve"> an</w:t>
        </w:r>
      </w:ins>
      <w:r>
        <w:rPr>
          <w:rStyle w:val="af2"/>
        </w:rPr>
        <w:t xml:space="preserve"> automobile information website.</w:t>
      </w:r>
      <w:r>
        <w:rPr>
          <w:rStyle w:val="af2"/>
          <w:rFonts w:hint="eastAsia"/>
        </w:rPr>
        <w:t>T</w:t>
      </w:r>
      <w:r>
        <w:rPr>
          <w:rStyle w:val="af2"/>
        </w:rPr>
        <w:t xml:space="preserve">he automotive information website </w:t>
      </w:r>
      <w:del w:id="24" w:author="wangyi" w:date="2022-05-13T15:35:00Z">
        <w:r w:rsidDel="00876367">
          <w:rPr>
            <w:rStyle w:val="af2"/>
          </w:rPr>
          <w:delText xml:space="preserve">is </w:delText>
        </w:r>
      </w:del>
      <w:ins w:id="25" w:author="wangyi" w:date="2022-05-13T15:35:00Z">
        <w:r>
          <w:rPr>
            <w:rStyle w:val="af2"/>
          </w:rPr>
          <w:t xml:space="preserve">was </w:t>
        </w:r>
      </w:ins>
      <w:r>
        <w:rPr>
          <w:rStyle w:val="af2"/>
        </w:rPr>
        <w:t>developed based on Vue and Express</w:t>
      </w:r>
      <w:del w:id="26" w:author="wangyi" w:date="2022-05-13T15:35:00Z">
        <w:r w:rsidDel="00876367">
          <w:rPr>
            <w:rStyle w:val="af2"/>
          </w:rPr>
          <w:delText>.I</w:delText>
        </w:r>
      </w:del>
      <w:r>
        <w:rPr>
          <w:rStyle w:val="af2"/>
        </w:rPr>
        <w:t xml:space="preserve"> </w:t>
      </w:r>
      <w:ins w:id="27" w:author="wangyi" w:date="2022-05-13T15:35:00Z">
        <w:r>
          <w:rPr>
            <w:rStyle w:val="af2"/>
          </w:rPr>
          <w:t xml:space="preserve">, </w:t>
        </w:r>
      </w:ins>
      <w:r>
        <w:rPr>
          <w:rStyle w:val="af2"/>
        </w:rPr>
        <w:t>built</w:t>
      </w:r>
      <w:ins w:id="28" w:author="wangyi" w:date="2022-05-13T15:35:00Z">
        <w:r>
          <w:rPr>
            <w:rStyle w:val="af2"/>
          </w:rPr>
          <w:t xml:space="preserve"> as</w:t>
        </w:r>
      </w:ins>
      <w:r>
        <w:rPr>
          <w:rStyle w:val="af2"/>
        </w:rPr>
        <w:t xml:space="preserve"> a two-way communication platform </w:t>
      </w:r>
      <w:del w:id="29" w:author="wangyi" w:date="2022-05-13T15:36:00Z">
        <w:r w:rsidDel="00876367">
          <w:rPr>
            <w:rStyle w:val="af2"/>
          </w:rPr>
          <w:delText xml:space="preserve">through </w:delText>
        </w:r>
      </w:del>
      <w:ins w:id="30" w:author="wangyi" w:date="2022-05-13T15:36:00Z">
        <w:r>
          <w:rPr>
            <w:rStyle w:val="af2"/>
          </w:rPr>
          <w:t xml:space="preserve">by using </w:t>
        </w:r>
      </w:ins>
      <w:del w:id="31" w:author="wangyi" w:date="2022-05-13T15:36:00Z">
        <w:r w:rsidDel="00876367">
          <w:rPr>
            <w:rStyle w:val="af2"/>
          </w:rPr>
          <w:delText xml:space="preserve">socketio </w:delText>
        </w:r>
      </w:del>
      <w:ins w:id="32" w:author="wangyi" w:date="2022-05-13T15:36:00Z">
        <w:r>
          <w:rPr>
            <w:rStyle w:val="af2"/>
          </w:rPr>
          <w:t xml:space="preserve">SocketIO </w:t>
        </w:r>
      </w:ins>
      <w:r>
        <w:rPr>
          <w:rStyle w:val="af2"/>
        </w:rPr>
        <w:t>on this website</w:t>
      </w:r>
      <w:r>
        <w:rPr>
          <w:rStyle w:val="af2"/>
          <w:rFonts w:hint="eastAsia"/>
        </w:rPr>
        <w:t>.</w:t>
      </w:r>
      <w:del w:id="33" w:author="wangyi" w:date="2022-05-13T15:36:00Z">
        <w:r w:rsidDel="00876367">
          <w:rPr>
            <w:rStyle w:val="af2"/>
            <w:rFonts w:hint="eastAsia"/>
          </w:rPr>
          <w:delText>This website is</w:delText>
        </w:r>
      </w:del>
      <w:ins w:id="34" w:author="wangyi" w:date="2022-05-13T15:36:00Z">
        <w:r>
          <w:rPr>
            <w:rStyle w:val="af2"/>
          </w:rPr>
          <w:t>It was</w:t>
        </w:r>
      </w:ins>
      <w:r>
        <w:rPr>
          <w:rStyle w:val="af2"/>
          <w:rFonts w:hint="eastAsia"/>
        </w:rPr>
        <w:t xml:space="preserve"> developed based on JavaScript and use</w:t>
      </w:r>
      <w:ins w:id="35" w:author="wangyi" w:date="2022-05-13T15:36:00Z">
        <w:r>
          <w:rPr>
            <w:rStyle w:val="af2"/>
          </w:rPr>
          <w:t>ing</w:t>
        </w:r>
      </w:ins>
      <w:del w:id="36" w:author="wangyi" w:date="2022-05-13T15:36:00Z">
        <w:r w:rsidDel="00876367">
          <w:rPr>
            <w:rStyle w:val="af2"/>
            <w:rFonts w:hint="eastAsia"/>
          </w:rPr>
          <w:delText>s</w:delText>
        </w:r>
      </w:del>
      <w:r>
        <w:rPr>
          <w:rStyle w:val="af2"/>
          <w:rFonts w:hint="eastAsia"/>
        </w:rPr>
        <w:t xml:space="preserve"> MySQL as the database</w:t>
      </w:r>
      <w:r>
        <w:rPr>
          <w:rStyle w:val="af2"/>
        </w:rPr>
        <w:t>.</w:t>
      </w:r>
      <w:ins w:id="37" w:author="wangyi" w:date="2022-05-13T15:37:00Z">
        <w:r>
          <w:rPr>
            <w:rStyle w:val="af2"/>
          </w:rPr>
          <w:t xml:space="preserve"> </w:t>
        </w:r>
      </w:ins>
      <w:r>
        <w:rPr>
          <w:rStyle w:val="af2"/>
        </w:rPr>
        <w:t xml:space="preserve">In addition, </w:t>
      </w:r>
      <w:ins w:id="38" w:author="wangyi" w:date="2022-05-13T15:37:00Z">
        <w:r>
          <w:rPr>
            <w:rStyle w:val="af2"/>
          </w:rPr>
          <w:t xml:space="preserve">it </w:t>
        </w:r>
      </w:ins>
      <w:del w:id="39" w:author="wangyi" w:date="2022-05-13T15:37:00Z">
        <w:r w:rsidDel="00876367">
          <w:rPr>
            <w:rStyle w:val="af2"/>
          </w:rPr>
          <w:delText>we</w:delText>
        </w:r>
      </w:del>
      <w:r>
        <w:rPr>
          <w:rStyle w:val="af2"/>
        </w:rPr>
        <w:t xml:space="preserve"> </w:t>
      </w:r>
      <w:del w:id="40" w:author="wangyi" w:date="2022-05-13T15:37:00Z">
        <w:r w:rsidDel="00876367">
          <w:rPr>
            <w:rStyle w:val="af2"/>
          </w:rPr>
          <w:delText xml:space="preserve">need </w:delText>
        </w:r>
      </w:del>
      <w:ins w:id="41" w:author="wangyi" w:date="2022-05-13T15:37:00Z">
        <w:r>
          <w:rPr>
            <w:rStyle w:val="af2"/>
          </w:rPr>
          <w:t xml:space="preserve">provide functionality of </w:t>
        </w:r>
      </w:ins>
      <w:r>
        <w:rPr>
          <w:rStyle w:val="af2"/>
        </w:rPr>
        <w:t>online picture</w:t>
      </w:r>
      <w:del w:id="42" w:author="wangyi" w:date="2022-05-13T15:38:00Z">
        <w:r w:rsidDel="00876367">
          <w:rPr>
            <w:rStyle w:val="af2"/>
          </w:rPr>
          <w:delText xml:space="preserve">s </w:delText>
        </w:r>
      </w:del>
      <w:r>
        <w:rPr>
          <w:rStyle w:val="af2"/>
        </w:rPr>
        <w:t xml:space="preserve">and </w:t>
      </w:r>
      <w:del w:id="43" w:author="wangyi" w:date="2022-05-13T15:38:00Z">
        <w:r w:rsidDel="00876367">
          <w:rPr>
            <w:rStyle w:val="af2"/>
          </w:rPr>
          <w:delText xml:space="preserve">online </w:delText>
        </w:r>
      </w:del>
      <w:r>
        <w:rPr>
          <w:rStyle w:val="af2"/>
        </w:rPr>
        <w:t>videos</w:t>
      </w:r>
      <w:ins w:id="44" w:author="wangyi" w:date="2022-05-13T15:38:00Z">
        <w:r>
          <w:rPr>
            <w:rStyle w:val="af2"/>
          </w:rPr>
          <w:t xml:space="preserve"> viewing by config an </w:t>
        </w:r>
      </w:ins>
      <w:del w:id="45" w:author="wangyi" w:date="2022-05-13T15:38:00Z">
        <w:r w:rsidDel="00876367">
          <w:rPr>
            <w:rStyle w:val="af2"/>
            <w:rFonts w:hint="eastAsia"/>
          </w:rPr>
          <w:delText>.</w:delText>
        </w:r>
        <w:r w:rsidDel="00876367">
          <w:rPr>
            <w:rStyle w:val="af2"/>
          </w:rPr>
          <w:delText>This is supported by the</w:delText>
        </w:r>
      </w:del>
      <w:r>
        <w:rPr>
          <w:rStyle w:val="af2"/>
        </w:rPr>
        <w:t> </w:t>
      </w:r>
      <w:ins w:id="46" w:author="wangyi" w:date="2022-05-13T15:38:00Z">
        <w:r>
          <w:rPr>
            <w:rStyle w:val="af2"/>
          </w:rPr>
          <w:t xml:space="preserve">an </w:t>
        </w:r>
      </w:ins>
      <w:r>
        <w:rPr>
          <w:rStyle w:val="af2"/>
          <w:rFonts w:hint="eastAsia"/>
        </w:rPr>
        <w:t>online</w:t>
      </w:r>
      <w:r>
        <w:rPr>
          <w:rStyle w:val="af2"/>
        </w:rPr>
        <w:t> tomcat server instance.</w:t>
      </w:r>
      <w:del w:id="47" w:author="wangyi" w:date="2022-05-13T15:39:00Z">
        <w:r w:rsidDel="00876367">
          <w:rPr>
            <w:rStyle w:val="af2"/>
          </w:rPr>
          <w:delText>The website</w:delText>
        </w:r>
      </w:del>
      <w:ins w:id="48" w:author="wangyi" w:date="2022-05-13T15:39:00Z">
        <w:r>
          <w:rPr>
            <w:rStyle w:val="af2"/>
          </w:rPr>
          <w:t>This Web application</w:t>
        </w:r>
      </w:ins>
      <w:r>
        <w:rPr>
          <w:rStyle w:val="af2"/>
        </w:rPr>
        <w:t xml:space="preserve"> </w:t>
      </w:r>
      <w:del w:id="49" w:author="wangyi" w:date="2022-05-13T15:39:00Z">
        <w:r w:rsidDel="00876367">
          <w:rPr>
            <w:rStyle w:val="af2"/>
          </w:rPr>
          <w:delText xml:space="preserve">combines </w:delText>
        </w:r>
      </w:del>
      <w:ins w:id="50" w:author="wangyi" w:date="2022-05-13T15:39:00Z">
        <w:r>
          <w:rPr>
            <w:rStyle w:val="af2"/>
          </w:rPr>
          <w:t xml:space="preserve">provides functions for </w:t>
        </w:r>
      </w:ins>
      <w:del w:id="51" w:author="wangyi" w:date="2022-05-13T15:39:00Z">
        <w:r w:rsidDel="00876367">
          <w:rPr>
            <w:rStyle w:val="af2"/>
          </w:rPr>
          <w:delText xml:space="preserve">the </w:delText>
        </w:r>
      </w:del>
      <w:r>
        <w:rPr>
          <w:rStyle w:val="af2"/>
        </w:rPr>
        <w:t>merchant</w:t>
      </w:r>
      <w:del w:id="52" w:author="wangyi" w:date="2022-05-13T15:39:00Z">
        <w:r w:rsidDel="00876367">
          <w:rPr>
            <w:rStyle w:val="af2"/>
          </w:rPr>
          <w:delText xml:space="preserve"> side</w:delText>
        </w:r>
      </w:del>
      <w:r>
        <w:rPr>
          <w:rStyle w:val="af2"/>
        </w:rPr>
        <w:t xml:space="preserve">, </w:t>
      </w:r>
      <w:del w:id="53" w:author="wangyi" w:date="2022-05-13T15:39:00Z">
        <w:r w:rsidDel="00876367">
          <w:rPr>
            <w:rStyle w:val="af2"/>
          </w:rPr>
          <w:delText xml:space="preserve">the </w:delText>
        </w:r>
      </w:del>
      <w:r>
        <w:rPr>
          <w:rStyle w:val="af2"/>
        </w:rPr>
        <w:t>administrat</w:t>
      </w:r>
      <w:ins w:id="54" w:author="wangyi" w:date="2022-05-13T15:39:00Z">
        <w:r>
          <w:rPr>
            <w:rStyle w:val="af2"/>
          </w:rPr>
          <w:t>or</w:t>
        </w:r>
      </w:ins>
      <w:del w:id="55" w:author="wangyi" w:date="2022-05-13T15:39:00Z">
        <w:r w:rsidDel="00876367">
          <w:rPr>
            <w:rStyle w:val="af2"/>
          </w:rPr>
          <w:delText>ive</w:delText>
        </w:r>
      </w:del>
      <w:del w:id="56" w:author="wangyi" w:date="2022-05-13T15:40:00Z">
        <w:r w:rsidDel="00876367">
          <w:rPr>
            <w:rStyle w:val="af2"/>
          </w:rPr>
          <w:delText xml:space="preserve"> side,</w:delText>
        </w:r>
      </w:del>
      <w:r>
        <w:rPr>
          <w:rStyle w:val="af2"/>
        </w:rPr>
        <w:t xml:space="preserve"> and </w:t>
      </w:r>
      <w:del w:id="57" w:author="wangyi" w:date="2022-05-13T15:40:00Z">
        <w:r w:rsidDel="00876367">
          <w:rPr>
            <w:rStyle w:val="af2"/>
          </w:rPr>
          <w:delText>the server side</w:delText>
        </w:r>
      </w:del>
      <w:ins w:id="58" w:author="wangyi" w:date="2022-05-13T15:40:00Z">
        <w:r>
          <w:rPr>
            <w:rStyle w:val="af2"/>
          </w:rPr>
          <w:t>clients all together, includings</w:t>
        </w:r>
      </w:ins>
      <w:del w:id="59" w:author="wangyi" w:date="2022-05-13T15:40:00Z">
        <w:r w:rsidDel="00876367">
          <w:rPr>
            <w:rStyle w:val="af2"/>
          </w:rPr>
          <w:delText xml:space="preserve">.The system provides </w:delText>
        </w:r>
        <w:r w:rsidDel="00876367">
          <w:rPr>
            <w:rStyle w:val="af2"/>
            <w:rFonts w:hint="eastAsia"/>
          </w:rPr>
          <w:delText xml:space="preserve">many functions,such as </w:delText>
        </w:r>
      </w:del>
      <w:r>
        <w:rPr>
          <w:rStyle w:val="af2"/>
        </w:rPr>
        <w:t xml:space="preserve">login, </w:t>
      </w:r>
      <w:r>
        <w:rPr>
          <w:rStyle w:val="af2"/>
          <w:rFonts w:hint="eastAsia"/>
        </w:rPr>
        <w:t xml:space="preserve">buying </w:t>
      </w:r>
      <w:del w:id="60" w:author="wangyi" w:date="2022-05-13T15:40:00Z">
        <w:r w:rsidDel="00876367">
          <w:rPr>
            <w:rStyle w:val="af2"/>
            <w:rFonts w:hint="eastAsia"/>
          </w:rPr>
          <w:delText xml:space="preserve">the </w:delText>
        </w:r>
      </w:del>
      <w:r>
        <w:rPr>
          <w:rStyle w:val="af2"/>
          <w:rFonts w:hint="eastAsia"/>
        </w:rPr>
        <w:t>car</w:t>
      </w:r>
      <w:ins w:id="61" w:author="wangyi" w:date="2022-05-13T15:41:00Z">
        <w:r>
          <w:rPr>
            <w:rStyle w:val="af2"/>
          </w:rPr>
          <w:t>s</w:t>
        </w:r>
      </w:ins>
      <w:r>
        <w:rPr>
          <w:rStyle w:val="af2"/>
        </w:rPr>
        <w:t xml:space="preserve">, </w:t>
      </w:r>
      <w:del w:id="62" w:author="wangyi" w:date="2022-05-13T15:41:00Z">
        <w:r w:rsidDel="00876367">
          <w:rPr>
            <w:rStyle w:val="af2"/>
          </w:rPr>
          <w:delText xml:space="preserve">posting </w:delText>
        </w:r>
      </w:del>
      <w:ins w:id="63" w:author="wangyi" w:date="2022-05-13T15:41:00Z">
        <w:r>
          <w:rPr>
            <w:rStyle w:val="af2"/>
          </w:rPr>
          <w:t xml:space="preserve">car exhibition </w:t>
        </w:r>
      </w:ins>
      <w:r>
        <w:rPr>
          <w:rStyle w:val="af2"/>
        </w:rPr>
        <w:t>and other functions.</w:t>
      </w:r>
      <w:del w:id="64" w:author="wangyi" w:date="2022-05-13T15:42:00Z">
        <w:r w:rsidDel="00876367">
          <w:rPr>
            <w:rStyle w:val="af2"/>
            <w:rFonts w:hint="eastAsia"/>
          </w:rPr>
          <w:delText>After users buying the car,they can sell it.</w:delText>
        </w:r>
      </w:del>
      <w:ins w:id="65" w:author="wangyi" w:date="2022-05-13T15:42:00Z">
        <w:r>
          <w:rPr>
            <w:rStyle w:val="af2"/>
          </w:rPr>
          <w:t>People can also sell their cars on this platform</w:t>
        </w:r>
      </w:ins>
      <w:del w:id="66" w:author="wangyi" w:date="2022-05-13T15:42:00Z">
        <w:r w:rsidDel="00876367">
          <w:rPr>
            <w:rStyle w:val="af2"/>
            <w:rFonts w:hint="eastAsia"/>
          </w:rPr>
          <w:delText>They just need</w:delText>
        </w:r>
      </w:del>
      <w:del w:id="67" w:author="wangyi" w:date="2022-05-13T15:43:00Z">
        <w:r w:rsidDel="007253AC">
          <w:rPr>
            <w:rStyle w:val="af2"/>
            <w:rFonts w:hint="eastAsia"/>
          </w:rPr>
          <w:delText xml:space="preserve"> uploading the selling confidence</w:delText>
        </w:r>
      </w:del>
      <w:r>
        <w:rPr>
          <w:rStyle w:val="af2"/>
          <w:rFonts w:hint="eastAsia"/>
        </w:rPr>
        <w:t>.</w:t>
      </w:r>
      <w:ins w:id="68" w:author="wangyi" w:date="2022-05-13T15:43:00Z">
        <w:r w:rsidR="007253AC">
          <w:rPr>
            <w:rStyle w:val="af2"/>
          </w:rPr>
          <w:t xml:space="preserve"> </w:t>
        </w:r>
      </w:ins>
      <w:r>
        <w:rPr>
          <w:rStyle w:val="af2"/>
          <w:rFonts w:hint="eastAsia"/>
        </w:rPr>
        <w:t>In addition,</w:t>
      </w:r>
      <w:ins w:id="69" w:author="wangyi" w:date="2022-05-13T15:43:00Z">
        <w:r w:rsidR="007253AC">
          <w:rPr>
            <w:rStyle w:val="af2"/>
          </w:rPr>
          <w:t xml:space="preserve"> </w:t>
        </w:r>
      </w:ins>
      <w:r>
        <w:rPr>
          <w:rStyle w:val="af2"/>
          <w:rFonts w:hint="eastAsia"/>
        </w:rPr>
        <w:t xml:space="preserve">users </w:t>
      </w:r>
      <w:del w:id="70" w:author="wangyi" w:date="2022-05-13T15:43:00Z">
        <w:r w:rsidDel="007253AC">
          <w:rPr>
            <w:rStyle w:val="af2"/>
            <w:rFonts w:hint="eastAsia"/>
          </w:rPr>
          <w:delText xml:space="preserve">could </w:delText>
        </w:r>
      </w:del>
      <w:ins w:id="71" w:author="wangyi" w:date="2022-05-13T15:43:00Z">
        <w:r w:rsidR="007253AC">
          <w:rPr>
            <w:rStyle w:val="af2"/>
          </w:rPr>
          <w:t>can communicate with each other</w:t>
        </w:r>
      </w:ins>
      <w:del w:id="72" w:author="wangyi" w:date="2022-05-13T15:43:00Z">
        <w:r w:rsidDel="007253AC">
          <w:rPr>
            <w:rStyle w:val="af2"/>
            <w:rFonts w:hint="eastAsia"/>
          </w:rPr>
          <w:delText>talk their cars</w:delText>
        </w:r>
      </w:del>
      <w:r>
        <w:rPr>
          <w:rStyle w:val="af2"/>
          <w:rFonts w:hint="eastAsia"/>
        </w:rPr>
        <w:t xml:space="preserve"> in the car club.</w:t>
      </w:r>
      <w:ins w:id="73" w:author="wangyi" w:date="2022-05-13T15:43:00Z">
        <w:r w:rsidR="007253AC">
          <w:rPr>
            <w:rStyle w:val="af2"/>
          </w:rPr>
          <w:t xml:space="preserve"> </w:t>
        </w:r>
      </w:ins>
      <w:del w:id="74" w:author="wangyi" w:date="2022-05-13T15:44:00Z">
        <w:r w:rsidDel="007253AC">
          <w:rPr>
            <w:rStyle w:val="af2"/>
          </w:rPr>
          <w:delText xml:space="preserve">Businesses </w:delText>
        </w:r>
      </w:del>
      <w:ins w:id="75" w:author="wangyi" w:date="2022-05-13T15:44:00Z">
        <w:r w:rsidR="007253AC">
          <w:rPr>
            <w:rStyle w:val="af2"/>
          </w:rPr>
          <w:t>Merchants</w:t>
        </w:r>
        <w:r w:rsidR="007253AC">
          <w:rPr>
            <w:rStyle w:val="af2"/>
          </w:rPr>
          <w:t xml:space="preserve"> </w:t>
        </w:r>
      </w:ins>
      <w:r>
        <w:rPr>
          <w:rStyle w:val="af2"/>
        </w:rPr>
        <w:t>can add car information</w:t>
      </w:r>
      <w:ins w:id="76" w:author="wangyi" w:date="2022-05-13T15:44:00Z">
        <w:r w:rsidR="007253AC">
          <w:rPr>
            <w:rStyle w:val="af2"/>
          </w:rPr>
          <w:t xml:space="preserve"> and </w:t>
        </w:r>
      </w:ins>
      <w:del w:id="77" w:author="wangyi" w:date="2022-05-13T15:44:00Z">
        <w:r w:rsidDel="007253AC">
          <w:rPr>
            <w:rStyle w:val="af2"/>
          </w:rPr>
          <w:delText>.</w:delText>
        </w:r>
      </w:del>
      <w:ins w:id="78" w:author="wangyi" w:date="2022-05-13T15:45:00Z">
        <w:r w:rsidR="007253AC">
          <w:rPr>
            <w:rStyle w:val="af2"/>
          </w:rPr>
          <w:t>a</w:t>
        </w:r>
      </w:ins>
      <w:del w:id="79" w:author="wangyi" w:date="2022-05-13T15:45:00Z">
        <w:r w:rsidDel="007253AC">
          <w:rPr>
            <w:rStyle w:val="af2"/>
          </w:rPr>
          <w:delText>A</w:delText>
        </w:r>
      </w:del>
      <w:r>
        <w:rPr>
          <w:rStyle w:val="af2"/>
        </w:rPr>
        <w:t>dministrators can modify vehicle news.</w:t>
      </w:r>
      <w:ins w:id="80" w:author="wangyi" w:date="2022-05-13T15:45:00Z">
        <w:r w:rsidR="007253AC">
          <w:rPr>
            <w:rStyle w:val="af2"/>
          </w:rPr>
          <w:t xml:space="preserve"> </w:t>
        </w:r>
      </w:ins>
      <w:del w:id="81" w:author="wangyi" w:date="2022-05-13T15:45:00Z">
        <w:r w:rsidDel="007253AC">
          <w:rPr>
            <w:rStyle w:val="af2"/>
          </w:rPr>
          <w:delText>After</w:delText>
        </w:r>
        <w:r w:rsidDel="007253AC">
          <w:rPr>
            <w:rStyle w:val="af2"/>
            <w:rFonts w:hint="eastAsia"/>
          </w:rPr>
          <w:delText xml:space="preserve"> testing many times</w:delText>
        </w:r>
        <w:r w:rsidDel="007253AC">
          <w:rPr>
            <w:rStyle w:val="af2"/>
          </w:rPr>
          <w:delText>,this website has realized the relevant functions required by the automobile information website</w:delText>
        </w:r>
        <w:r w:rsidDel="007253AC">
          <w:rPr>
            <w:rStyle w:val="af2"/>
            <w:rFonts w:hint="eastAsia"/>
          </w:rPr>
          <w:delText xml:space="preserve">.It </w:delText>
        </w:r>
        <w:r w:rsidDel="007253AC">
          <w:rPr>
            <w:rStyle w:val="af2"/>
          </w:rPr>
          <w:delText>provided convenient and efficient services for customers and businesses</w:delText>
        </w:r>
        <w:r w:rsidDel="007253AC">
          <w:rPr>
            <w:rStyle w:val="af2"/>
            <w:rFonts w:hint="eastAsia"/>
          </w:rPr>
          <w:delText xml:space="preserve"> to </w:delText>
        </w:r>
        <w:r w:rsidDel="007253AC">
          <w:rPr>
            <w:rStyle w:val="af2"/>
          </w:rPr>
          <w:delText>and met their demand.</w:delText>
        </w:r>
      </w:del>
    </w:p>
    <w:p w14:paraId="320FDF39" w14:textId="77777777" w:rsidR="00765170" w:rsidRDefault="00765170">
      <w:pPr>
        <w:snapToGrid w:val="0"/>
        <w:spacing w:line="300" w:lineRule="auto"/>
        <w:ind w:firstLineChars="200" w:firstLine="480"/>
      </w:pPr>
    </w:p>
    <w:p w14:paraId="25F354AB" w14:textId="77777777" w:rsidR="00765170" w:rsidRDefault="00876367">
      <w:pPr>
        <w:snapToGrid w:val="0"/>
        <w:spacing w:beforeLines="100" w:before="312" w:line="300" w:lineRule="auto"/>
        <w:jc w:val="left"/>
        <w:rPr>
          <w:rFonts w:ascii="Times New Roman" w:hAnsi="Times New Roman"/>
        </w:rPr>
      </w:pPr>
      <w:r>
        <w:rPr>
          <w:rFonts w:ascii="Times New Roman" w:hAnsi="Times New Roman"/>
          <w:b/>
          <w:kern w:val="0"/>
          <w:szCs w:val="24"/>
        </w:rPr>
        <w:t>Key words:</w:t>
      </w:r>
      <w:ins w:id="82" w:author="wangyi" w:date="2022-05-13T15:46:00Z">
        <w:r w:rsidR="007253AC">
          <w:rPr>
            <w:rFonts w:ascii="Times New Roman" w:hAnsi="Times New Roman"/>
            <w:b/>
            <w:kern w:val="0"/>
            <w:szCs w:val="24"/>
          </w:rPr>
          <w:t xml:space="preserve"> </w:t>
        </w:r>
      </w:ins>
      <w:del w:id="83" w:author="wangyi" w:date="2022-05-13T15:46:00Z">
        <w:r w:rsidDel="007253AC">
          <w:rPr>
            <w:rFonts w:ascii="Times New Roman" w:hAnsi="Times New Roman" w:hint="eastAsia"/>
            <w:bCs/>
            <w:kern w:val="0"/>
            <w:szCs w:val="24"/>
          </w:rPr>
          <w:delText>The c</w:delText>
        </w:r>
      </w:del>
      <w:ins w:id="84" w:author="wangyi" w:date="2022-05-13T15:46:00Z">
        <w:r w:rsidR="007253AC">
          <w:rPr>
            <w:rFonts w:ascii="Times New Roman" w:hAnsi="Times New Roman"/>
            <w:bCs/>
            <w:kern w:val="0"/>
            <w:szCs w:val="24"/>
          </w:rPr>
          <w:t>C</w:t>
        </w:r>
      </w:ins>
      <w:r>
        <w:rPr>
          <w:rFonts w:ascii="Times New Roman" w:hAnsi="Times New Roman" w:hint="eastAsia"/>
          <w:bCs/>
          <w:kern w:val="0"/>
          <w:szCs w:val="24"/>
        </w:rPr>
        <w:t>ar</w:t>
      </w:r>
      <w:r>
        <w:rPr>
          <w:rFonts w:ascii="Times New Roman" w:hAnsi="Times New Roman" w:hint="eastAsia"/>
          <w:b/>
          <w:kern w:val="0"/>
          <w:szCs w:val="24"/>
        </w:rPr>
        <w:t xml:space="preserve"> </w:t>
      </w:r>
      <w:r>
        <w:rPr>
          <w:rFonts w:ascii="Times New Roman" w:hAnsi="Times New Roman" w:hint="eastAsia"/>
          <w:bCs/>
          <w:kern w:val="0"/>
          <w:szCs w:val="24"/>
        </w:rPr>
        <w:t>information;</w:t>
      </w:r>
      <w:ins w:id="85" w:author="wangyi" w:date="2022-05-13T15:46:00Z">
        <w:r w:rsidR="007253AC">
          <w:rPr>
            <w:rFonts w:ascii="Times New Roman" w:hAnsi="Times New Roman"/>
            <w:bCs/>
            <w:kern w:val="0"/>
            <w:szCs w:val="24"/>
          </w:rPr>
          <w:t xml:space="preserve"> </w:t>
        </w:r>
      </w:ins>
      <w:r>
        <w:rPr>
          <w:rFonts w:ascii="Times New Roman" w:hAnsi="Times New Roman" w:hint="eastAsia"/>
        </w:rPr>
        <w:t>Vue;</w:t>
      </w:r>
      <w:ins w:id="86" w:author="wangyi" w:date="2022-05-13T15:46:00Z">
        <w:r w:rsidR="007253AC">
          <w:rPr>
            <w:rFonts w:ascii="Times New Roman" w:hAnsi="Times New Roman"/>
          </w:rPr>
          <w:t xml:space="preserve"> </w:t>
        </w:r>
      </w:ins>
      <w:r>
        <w:rPr>
          <w:rFonts w:ascii="Times New Roman" w:hAnsi="Times New Roman" w:hint="eastAsia"/>
        </w:rPr>
        <w:t>Express;</w:t>
      </w:r>
      <w:ins w:id="87" w:author="wangyi" w:date="2022-05-13T15:46:00Z">
        <w:r w:rsidR="007253AC">
          <w:rPr>
            <w:rFonts w:ascii="Times New Roman" w:hAnsi="Times New Roman"/>
          </w:rPr>
          <w:t xml:space="preserve"> </w:t>
        </w:r>
      </w:ins>
      <w:r>
        <w:rPr>
          <w:rFonts w:ascii="Times New Roman" w:hAnsi="Times New Roman" w:hint="eastAsia"/>
        </w:rPr>
        <w:t>SocketIO</w:t>
      </w:r>
      <w:r>
        <w:rPr>
          <w:rFonts w:ascii="Times New Roman" w:hAnsi="Times New Roman" w:hint="eastAsia"/>
        </w:rPr>
        <w:t>；</w:t>
      </w:r>
    </w:p>
    <w:p w14:paraId="0303D820" w14:textId="77777777" w:rsidR="00765170" w:rsidRDefault="00876367">
      <w:pPr>
        <w:jc w:val="center"/>
      </w:pPr>
      <w:r>
        <w:br w:type="page"/>
      </w:r>
    </w:p>
    <w:sdt>
      <w:sdtPr>
        <w:rPr>
          <w:rFonts w:ascii="宋体" w:hAnsi="宋体"/>
          <w:b/>
          <w:bCs/>
          <w:sz w:val="32"/>
          <w:szCs w:val="32"/>
        </w:rPr>
        <w:id w:val="147472995"/>
        <w15:color w:val="DBDBDB"/>
        <w:docPartObj>
          <w:docPartGallery w:val="Table of Contents"/>
          <w:docPartUnique/>
        </w:docPartObj>
      </w:sdtPr>
      <w:sdtEndPr>
        <w:rPr>
          <w:sz w:val="21"/>
          <w:szCs w:val="22"/>
        </w:rPr>
      </w:sdtEndPr>
      <w:sdtContent>
        <w:p w14:paraId="4586F959" w14:textId="77777777" w:rsidR="00765170" w:rsidRDefault="00876367">
          <w:pPr>
            <w:snapToGrid w:val="0"/>
            <w:spacing w:line="300" w:lineRule="auto"/>
            <w:jc w:val="center"/>
            <w:rPr>
              <w:b/>
              <w:bCs/>
              <w:sz w:val="32"/>
              <w:szCs w:val="32"/>
            </w:rPr>
          </w:pPr>
          <w:r>
            <w:rPr>
              <w:rFonts w:ascii="宋体" w:hAnsi="宋体"/>
              <w:b/>
              <w:bCs/>
              <w:sz w:val="32"/>
              <w:szCs w:val="32"/>
            </w:rPr>
            <w:t>目</w:t>
          </w:r>
          <w:r>
            <w:rPr>
              <w:rFonts w:ascii="宋体" w:hAnsi="宋体" w:hint="eastAsia"/>
              <w:b/>
              <w:bCs/>
              <w:sz w:val="32"/>
              <w:szCs w:val="32"/>
            </w:rPr>
            <w:t xml:space="preserve"> </w:t>
          </w:r>
          <w:commentRangeStart w:id="88"/>
          <w:r>
            <w:rPr>
              <w:rFonts w:ascii="宋体" w:hAnsi="宋体"/>
              <w:b/>
              <w:bCs/>
              <w:sz w:val="32"/>
              <w:szCs w:val="32"/>
            </w:rPr>
            <w:t>录</w:t>
          </w:r>
          <w:commentRangeEnd w:id="88"/>
          <w:r w:rsidR="007253AC">
            <w:rPr>
              <w:rStyle w:val="ab"/>
            </w:rPr>
            <w:commentReference w:id="88"/>
          </w:r>
        </w:p>
        <w:p w14:paraId="6618AE3D" w14:textId="77777777" w:rsidR="00765170" w:rsidRDefault="00876367">
          <w:pPr>
            <w:pStyle w:val="10"/>
            <w:tabs>
              <w:tab w:val="right" w:leader="dot" w:pos="8306"/>
            </w:tabs>
          </w:pPr>
          <w:r>
            <w:fldChar w:fldCharType="begin"/>
          </w:r>
          <w:r>
            <w:instrText xml:space="preserve">TOC \o "1-3" \h \u </w:instrText>
          </w:r>
          <w:r>
            <w:fldChar w:fldCharType="separate"/>
          </w:r>
          <w:hyperlink w:anchor="_Toc1600" w:history="1">
            <w:r>
              <w:rPr>
                <w:rFonts w:hint="eastAsia"/>
              </w:rPr>
              <w:t xml:space="preserve">1 </w:t>
            </w:r>
            <w:r>
              <w:rPr>
                <w:rFonts w:hint="eastAsia"/>
              </w:rPr>
              <w:t>引</w:t>
            </w:r>
            <w:r>
              <w:rPr>
                <w:rFonts w:hint="eastAsia"/>
              </w:rPr>
              <w:t xml:space="preserve"> </w:t>
            </w:r>
            <w:r>
              <w:rPr>
                <w:rFonts w:hint="eastAsia"/>
              </w:rPr>
              <w:t>言</w:t>
            </w:r>
            <w:r>
              <w:tab/>
            </w:r>
            <w:r>
              <w:fldChar w:fldCharType="begin"/>
            </w:r>
            <w:r>
              <w:instrText xml:space="preserve"> PAGEREF _Toc1600 \h </w:instrText>
            </w:r>
            <w:r>
              <w:fldChar w:fldCharType="separate"/>
            </w:r>
            <w:r>
              <w:t>5</w:t>
            </w:r>
            <w:r>
              <w:fldChar w:fldCharType="end"/>
            </w:r>
          </w:hyperlink>
        </w:p>
        <w:p w14:paraId="5BE14202" w14:textId="77777777" w:rsidR="00765170" w:rsidRDefault="00876367">
          <w:pPr>
            <w:pStyle w:val="20"/>
            <w:tabs>
              <w:tab w:val="right" w:leader="dot" w:pos="8306"/>
            </w:tabs>
          </w:pPr>
          <w:hyperlink w:anchor="_Toc22894" w:history="1">
            <w:r>
              <w:rPr>
                <w:rFonts w:hint="eastAsia"/>
              </w:rPr>
              <w:t>1.1</w:t>
            </w:r>
            <w:r>
              <w:rPr>
                <w:rFonts w:hint="eastAsia"/>
              </w:rPr>
              <w:t>课题背景</w:t>
            </w:r>
            <w:r>
              <w:tab/>
            </w:r>
            <w:r>
              <w:fldChar w:fldCharType="begin"/>
            </w:r>
            <w:r>
              <w:instrText xml:space="preserve"> PAGEREF _Toc22894 \h </w:instrText>
            </w:r>
            <w:r>
              <w:fldChar w:fldCharType="separate"/>
            </w:r>
            <w:r>
              <w:t>5</w:t>
            </w:r>
            <w:r>
              <w:fldChar w:fldCharType="end"/>
            </w:r>
          </w:hyperlink>
        </w:p>
        <w:p w14:paraId="6BAE3D7C" w14:textId="77777777" w:rsidR="00765170" w:rsidRDefault="00876367">
          <w:pPr>
            <w:pStyle w:val="20"/>
            <w:tabs>
              <w:tab w:val="right" w:leader="dot" w:pos="8306"/>
            </w:tabs>
          </w:pPr>
          <w:hyperlink w:anchor="_Toc20869" w:history="1">
            <w:r>
              <w:rPr>
                <w:rFonts w:hint="eastAsia"/>
              </w:rPr>
              <w:t>1.2</w:t>
            </w:r>
            <w:r>
              <w:rPr>
                <w:rFonts w:hint="eastAsia"/>
              </w:rPr>
              <w:t>课题内容简介</w:t>
            </w:r>
            <w:r>
              <w:tab/>
            </w:r>
            <w:r>
              <w:fldChar w:fldCharType="begin"/>
            </w:r>
            <w:r>
              <w:instrText xml:space="preserve"> PAGEREF _Toc20869 \h </w:instrText>
            </w:r>
            <w:r>
              <w:fldChar w:fldCharType="separate"/>
            </w:r>
            <w:r>
              <w:t>5</w:t>
            </w:r>
            <w:r>
              <w:fldChar w:fldCharType="end"/>
            </w:r>
          </w:hyperlink>
        </w:p>
        <w:p w14:paraId="1679BA6E" w14:textId="77777777" w:rsidR="00765170" w:rsidRDefault="00876367">
          <w:pPr>
            <w:pStyle w:val="10"/>
            <w:tabs>
              <w:tab w:val="right" w:leader="dot" w:pos="8306"/>
            </w:tabs>
          </w:pPr>
          <w:hyperlink w:anchor="_Toc12618" w:history="1">
            <w:r>
              <w:rPr>
                <w:rFonts w:hint="eastAsia"/>
              </w:rPr>
              <w:t xml:space="preserve">2 </w:t>
            </w:r>
            <w:r>
              <w:rPr>
                <w:rFonts w:hint="eastAsia"/>
              </w:rPr>
              <w:t>相关技术概述</w:t>
            </w:r>
            <w:r>
              <w:tab/>
            </w:r>
            <w:r>
              <w:fldChar w:fldCharType="begin"/>
            </w:r>
            <w:r>
              <w:instrText xml:space="preserve"> PAGEREF _Toc12618 \h </w:instrText>
            </w:r>
            <w:r>
              <w:fldChar w:fldCharType="separate"/>
            </w:r>
            <w:r>
              <w:t>6</w:t>
            </w:r>
            <w:r>
              <w:fldChar w:fldCharType="end"/>
            </w:r>
          </w:hyperlink>
        </w:p>
        <w:p w14:paraId="56F1D584" w14:textId="77777777" w:rsidR="00765170" w:rsidRDefault="00876367">
          <w:pPr>
            <w:pStyle w:val="10"/>
            <w:tabs>
              <w:tab w:val="right" w:leader="dot" w:pos="8306"/>
            </w:tabs>
          </w:pPr>
          <w:hyperlink w:anchor="_Toc8977" w:history="1">
            <w:r>
              <w:rPr>
                <w:rFonts w:hint="eastAsia"/>
              </w:rPr>
              <w:t xml:space="preserve">3 </w:t>
            </w:r>
            <w:r>
              <w:rPr>
                <w:rFonts w:hint="eastAsia"/>
              </w:rPr>
              <w:t>系统设计</w:t>
            </w:r>
            <w:r>
              <w:tab/>
            </w:r>
            <w:r>
              <w:fldChar w:fldCharType="begin"/>
            </w:r>
            <w:r>
              <w:instrText xml:space="preserve"> PAGEREF _Toc8977 \h </w:instrText>
            </w:r>
            <w:r>
              <w:fldChar w:fldCharType="separate"/>
            </w:r>
            <w:r>
              <w:t>8</w:t>
            </w:r>
            <w:r>
              <w:fldChar w:fldCharType="end"/>
            </w:r>
          </w:hyperlink>
        </w:p>
        <w:p w14:paraId="169914B4" w14:textId="77777777" w:rsidR="00765170" w:rsidRDefault="00876367">
          <w:pPr>
            <w:pStyle w:val="20"/>
            <w:tabs>
              <w:tab w:val="right" w:leader="dot" w:pos="8306"/>
            </w:tabs>
          </w:pPr>
          <w:hyperlink w:anchor="_Toc7914" w:history="1">
            <w:r>
              <w:rPr>
                <w:rFonts w:hint="eastAsia"/>
              </w:rPr>
              <w:t>3.1</w:t>
            </w:r>
            <w:r>
              <w:rPr>
                <w:rFonts w:hint="eastAsia"/>
              </w:rPr>
              <w:t>需求概述</w:t>
            </w:r>
            <w:r>
              <w:tab/>
            </w:r>
            <w:r>
              <w:fldChar w:fldCharType="begin"/>
            </w:r>
            <w:r>
              <w:instrText xml:space="preserve"> PAGEREF _Toc7914 \h </w:instrText>
            </w:r>
            <w:r>
              <w:fldChar w:fldCharType="separate"/>
            </w:r>
            <w:r>
              <w:t>8</w:t>
            </w:r>
            <w:r>
              <w:fldChar w:fldCharType="end"/>
            </w:r>
          </w:hyperlink>
        </w:p>
        <w:p w14:paraId="09BBF883" w14:textId="77777777" w:rsidR="00765170" w:rsidRDefault="00876367">
          <w:pPr>
            <w:pStyle w:val="20"/>
            <w:tabs>
              <w:tab w:val="right" w:leader="dot" w:pos="8306"/>
            </w:tabs>
          </w:pPr>
          <w:hyperlink w:anchor="_Toc27272" w:history="1">
            <w:r>
              <w:rPr>
                <w:rFonts w:hint="eastAsia"/>
              </w:rPr>
              <w:t>3.2</w:t>
            </w:r>
            <w:r>
              <w:rPr>
                <w:rFonts w:hint="eastAsia"/>
              </w:rPr>
              <w:t>需求分析</w:t>
            </w:r>
            <w:r>
              <w:tab/>
            </w:r>
            <w:r>
              <w:fldChar w:fldCharType="begin"/>
            </w:r>
            <w:r>
              <w:instrText xml:space="preserve"> PAGEREF _Toc27272 \h </w:instrText>
            </w:r>
            <w:r>
              <w:fldChar w:fldCharType="separate"/>
            </w:r>
            <w:r>
              <w:t>8</w:t>
            </w:r>
            <w:r>
              <w:fldChar w:fldCharType="end"/>
            </w:r>
          </w:hyperlink>
        </w:p>
        <w:p w14:paraId="0B397922" w14:textId="77777777" w:rsidR="00765170" w:rsidRDefault="00876367">
          <w:pPr>
            <w:pStyle w:val="20"/>
            <w:tabs>
              <w:tab w:val="right" w:leader="dot" w:pos="8306"/>
            </w:tabs>
          </w:pPr>
          <w:hyperlink w:anchor="_Toc29217" w:history="1">
            <w:r>
              <w:rPr>
                <w:rFonts w:hint="eastAsia"/>
              </w:rPr>
              <w:t>3.3</w:t>
            </w:r>
            <w:r>
              <w:rPr>
                <w:rFonts w:hint="eastAsia"/>
              </w:rPr>
              <w:t>功能模块设计</w:t>
            </w:r>
            <w:r>
              <w:tab/>
            </w:r>
            <w:r>
              <w:fldChar w:fldCharType="begin"/>
            </w:r>
            <w:r>
              <w:instrText xml:space="preserve"> PAGEREF _Toc29217 \h </w:instrText>
            </w:r>
            <w:r>
              <w:fldChar w:fldCharType="separate"/>
            </w:r>
            <w:r>
              <w:t>11</w:t>
            </w:r>
            <w:r>
              <w:fldChar w:fldCharType="end"/>
            </w:r>
          </w:hyperlink>
        </w:p>
        <w:p w14:paraId="36E8C207" w14:textId="77777777" w:rsidR="00765170" w:rsidRDefault="00876367">
          <w:pPr>
            <w:pStyle w:val="20"/>
            <w:tabs>
              <w:tab w:val="right" w:leader="dot" w:pos="8306"/>
            </w:tabs>
          </w:pPr>
          <w:hyperlink w:anchor="_Toc25642" w:history="1">
            <w:r>
              <w:rPr>
                <w:rFonts w:hint="eastAsia"/>
              </w:rPr>
              <w:t>3.4</w:t>
            </w:r>
            <w:r>
              <w:rPr>
                <w:rFonts w:hint="eastAsia"/>
              </w:rPr>
              <w:t>数据库设计</w:t>
            </w:r>
            <w:r>
              <w:tab/>
            </w:r>
            <w:r>
              <w:fldChar w:fldCharType="begin"/>
            </w:r>
            <w:r>
              <w:instrText xml:space="preserve"> PAGEREF _Toc25642 \h </w:instrText>
            </w:r>
            <w:r>
              <w:fldChar w:fldCharType="separate"/>
            </w:r>
            <w:r>
              <w:t>12</w:t>
            </w:r>
            <w:r>
              <w:fldChar w:fldCharType="end"/>
            </w:r>
          </w:hyperlink>
        </w:p>
        <w:p w14:paraId="1A68549F" w14:textId="77777777" w:rsidR="00765170" w:rsidRDefault="00876367">
          <w:pPr>
            <w:pStyle w:val="20"/>
            <w:tabs>
              <w:tab w:val="right" w:leader="dot" w:pos="8306"/>
            </w:tabs>
          </w:pPr>
          <w:hyperlink w:anchor="_Toc23300" w:history="1">
            <w:r>
              <w:rPr>
                <w:rFonts w:hint="eastAsia"/>
              </w:rPr>
              <w:t xml:space="preserve">3.5 </w:t>
            </w:r>
            <w:r>
              <w:rPr>
                <w:rFonts w:hint="eastAsia"/>
              </w:rPr>
              <w:t>用户权限设计</w:t>
            </w:r>
            <w:r>
              <w:tab/>
            </w:r>
            <w:r>
              <w:fldChar w:fldCharType="begin"/>
            </w:r>
            <w:r>
              <w:instrText xml:space="preserve"> PAGEREF _Toc23300 \h </w:instrText>
            </w:r>
            <w:r>
              <w:fldChar w:fldCharType="separate"/>
            </w:r>
            <w:r>
              <w:t>18</w:t>
            </w:r>
            <w:r>
              <w:fldChar w:fldCharType="end"/>
            </w:r>
          </w:hyperlink>
        </w:p>
        <w:p w14:paraId="2F831594" w14:textId="77777777" w:rsidR="00765170" w:rsidRDefault="00876367">
          <w:pPr>
            <w:pStyle w:val="10"/>
            <w:tabs>
              <w:tab w:val="right" w:leader="dot" w:pos="8306"/>
            </w:tabs>
          </w:pPr>
          <w:hyperlink w:anchor="_Toc6466" w:history="1">
            <w:r>
              <w:rPr>
                <w:rFonts w:hint="eastAsia"/>
              </w:rPr>
              <w:t xml:space="preserve">4 </w:t>
            </w:r>
            <w:r>
              <w:rPr>
                <w:rFonts w:hint="eastAsia"/>
              </w:rPr>
              <w:t>汽车资讯网站的开发与实现</w:t>
            </w:r>
            <w:r>
              <w:tab/>
            </w:r>
            <w:r>
              <w:fldChar w:fldCharType="begin"/>
            </w:r>
            <w:r>
              <w:instrText xml:space="preserve"> PAGEREF _Toc6466 \h </w:instrText>
            </w:r>
            <w:r>
              <w:fldChar w:fldCharType="separate"/>
            </w:r>
            <w:r>
              <w:t>19</w:t>
            </w:r>
            <w:r>
              <w:fldChar w:fldCharType="end"/>
            </w:r>
          </w:hyperlink>
        </w:p>
        <w:p w14:paraId="52DFA2FC" w14:textId="77777777" w:rsidR="00765170" w:rsidRDefault="00876367">
          <w:pPr>
            <w:pStyle w:val="20"/>
            <w:tabs>
              <w:tab w:val="right" w:leader="dot" w:pos="8306"/>
            </w:tabs>
          </w:pPr>
          <w:hyperlink w:anchor="_Toc6420" w:history="1">
            <w:r>
              <w:rPr>
                <w:rFonts w:hint="eastAsia"/>
              </w:rPr>
              <w:t xml:space="preserve">4.1 </w:t>
            </w:r>
            <w:r>
              <w:rPr>
                <w:rFonts w:hint="eastAsia"/>
              </w:rPr>
              <w:t>页面请求响应</w:t>
            </w:r>
            <w:r>
              <w:tab/>
            </w:r>
            <w:r>
              <w:fldChar w:fldCharType="begin"/>
            </w:r>
            <w:r>
              <w:instrText xml:space="preserve"> PAGEREF _Toc6420 \h </w:instrText>
            </w:r>
            <w:r>
              <w:fldChar w:fldCharType="separate"/>
            </w:r>
            <w:r>
              <w:t>19</w:t>
            </w:r>
            <w:r>
              <w:fldChar w:fldCharType="end"/>
            </w:r>
          </w:hyperlink>
        </w:p>
        <w:p w14:paraId="687C7DAD" w14:textId="77777777" w:rsidR="00765170" w:rsidRDefault="00876367">
          <w:pPr>
            <w:pStyle w:val="20"/>
            <w:tabs>
              <w:tab w:val="right" w:leader="dot" w:pos="8306"/>
            </w:tabs>
          </w:pPr>
          <w:hyperlink w:anchor="_Toc16684" w:history="1">
            <w:r>
              <w:rPr>
                <w:rFonts w:hint="eastAsia"/>
              </w:rPr>
              <w:t xml:space="preserve">4.2 </w:t>
            </w:r>
            <w:r>
              <w:rPr>
                <w:rFonts w:hint="eastAsia"/>
              </w:rPr>
              <w:t>代理</w:t>
            </w:r>
            <w:r>
              <w:rPr>
                <w:rFonts w:hint="eastAsia"/>
              </w:rPr>
              <w:t>/</w:t>
            </w:r>
            <w:r>
              <w:rPr>
                <w:rFonts w:hint="eastAsia"/>
              </w:rPr>
              <w:t>打包设置</w:t>
            </w:r>
            <w:r>
              <w:tab/>
            </w:r>
            <w:r>
              <w:fldChar w:fldCharType="begin"/>
            </w:r>
            <w:r>
              <w:instrText xml:space="preserve"> PAGEREF _Toc16684 \h </w:instrText>
            </w:r>
            <w:r>
              <w:fldChar w:fldCharType="separate"/>
            </w:r>
            <w:r>
              <w:t>20</w:t>
            </w:r>
            <w:r>
              <w:fldChar w:fldCharType="end"/>
            </w:r>
          </w:hyperlink>
        </w:p>
        <w:p w14:paraId="0AEE57C7" w14:textId="77777777" w:rsidR="00765170" w:rsidRDefault="00876367">
          <w:pPr>
            <w:pStyle w:val="20"/>
            <w:tabs>
              <w:tab w:val="right" w:leader="dot" w:pos="8306"/>
            </w:tabs>
          </w:pPr>
          <w:hyperlink w:anchor="_Toc3249" w:history="1">
            <w:r>
              <w:rPr>
                <w:rFonts w:hint="eastAsia"/>
              </w:rPr>
              <w:t xml:space="preserve">4.3 </w:t>
            </w:r>
            <w:r>
              <w:rPr>
                <w:rFonts w:hint="eastAsia"/>
              </w:rPr>
              <w:t>动态路由生成</w:t>
            </w:r>
            <w:r>
              <w:tab/>
            </w:r>
            <w:r>
              <w:fldChar w:fldCharType="begin"/>
            </w:r>
            <w:r>
              <w:instrText xml:space="preserve"> PAGEREF _Toc3249 \h </w:instrText>
            </w:r>
            <w:r>
              <w:fldChar w:fldCharType="separate"/>
            </w:r>
            <w:r>
              <w:t>21</w:t>
            </w:r>
            <w:r>
              <w:fldChar w:fldCharType="end"/>
            </w:r>
          </w:hyperlink>
        </w:p>
        <w:p w14:paraId="74AA1F6B" w14:textId="77777777" w:rsidR="00765170" w:rsidRDefault="00876367">
          <w:pPr>
            <w:pStyle w:val="20"/>
            <w:tabs>
              <w:tab w:val="right" w:leader="dot" w:pos="8306"/>
            </w:tabs>
          </w:pPr>
          <w:hyperlink w:anchor="_Toc28524" w:history="1">
            <w:r>
              <w:rPr>
                <w:rFonts w:hint="eastAsia"/>
              </w:rPr>
              <w:t xml:space="preserve">4.4 </w:t>
            </w:r>
            <w:r>
              <w:rPr>
                <w:rFonts w:hint="eastAsia"/>
              </w:rPr>
              <w:t>后端结构</w:t>
            </w:r>
            <w:r>
              <w:tab/>
            </w:r>
            <w:r>
              <w:fldChar w:fldCharType="begin"/>
            </w:r>
            <w:r>
              <w:instrText xml:space="preserve"> PAGEREF _Toc28524 \h </w:instrText>
            </w:r>
            <w:r>
              <w:fldChar w:fldCharType="separate"/>
            </w:r>
            <w:r>
              <w:t>22</w:t>
            </w:r>
            <w:r>
              <w:fldChar w:fldCharType="end"/>
            </w:r>
          </w:hyperlink>
        </w:p>
        <w:p w14:paraId="3D843991" w14:textId="77777777" w:rsidR="00765170" w:rsidRDefault="00876367">
          <w:pPr>
            <w:pStyle w:val="20"/>
            <w:tabs>
              <w:tab w:val="right" w:leader="dot" w:pos="8306"/>
            </w:tabs>
          </w:pPr>
          <w:hyperlink w:anchor="_Toc1353" w:history="1">
            <w:r>
              <w:rPr>
                <w:rFonts w:hint="eastAsia"/>
              </w:rPr>
              <w:t xml:space="preserve">4.5 </w:t>
            </w:r>
            <w:r>
              <w:rPr>
                <w:rFonts w:hint="eastAsia"/>
              </w:rPr>
              <w:t>登录注册模块</w:t>
            </w:r>
            <w:r>
              <w:tab/>
            </w:r>
            <w:r>
              <w:fldChar w:fldCharType="begin"/>
            </w:r>
            <w:r>
              <w:instrText xml:space="preserve"> PAGEREF _Toc1353 \h </w:instrText>
            </w:r>
            <w:r>
              <w:fldChar w:fldCharType="separate"/>
            </w:r>
            <w:r>
              <w:t>23</w:t>
            </w:r>
            <w:r>
              <w:fldChar w:fldCharType="end"/>
            </w:r>
          </w:hyperlink>
        </w:p>
        <w:p w14:paraId="14A14685" w14:textId="77777777" w:rsidR="00765170" w:rsidRDefault="00876367">
          <w:pPr>
            <w:pStyle w:val="20"/>
            <w:tabs>
              <w:tab w:val="right" w:leader="dot" w:pos="8306"/>
            </w:tabs>
          </w:pPr>
          <w:hyperlink w:anchor="_Toc8116" w:history="1">
            <w:r>
              <w:rPr>
                <w:rFonts w:hint="eastAsia"/>
              </w:rPr>
              <w:t>4.6</w:t>
            </w:r>
            <w:r>
              <w:rPr>
                <w:rFonts w:hint="eastAsia"/>
              </w:rPr>
              <w:t>新车与二手车选购模块</w:t>
            </w:r>
            <w:r>
              <w:tab/>
            </w:r>
            <w:r>
              <w:fldChar w:fldCharType="begin"/>
            </w:r>
            <w:r>
              <w:instrText xml:space="preserve"> PAGEREF _Toc8116 \h </w:instrText>
            </w:r>
            <w:r>
              <w:fldChar w:fldCharType="separate"/>
            </w:r>
            <w:r>
              <w:t>24</w:t>
            </w:r>
            <w:r>
              <w:fldChar w:fldCharType="end"/>
            </w:r>
          </w:hyperlink>
        </w:p>
        <w:p w14:paraId="0A1B23CD" w14:textId="77777777" w:rsidR="00765170" w:rsidRDefault="00876367">
          <w:pPr>
            <w:pStyle w:val="20"/>
            <w:tabs>
              <w:tab w:val="right" w:leader="dot" w:pos="8306"/>
            </w:tabs>
          </w:pPr>
          <w:hyperlink w:anchor="_Toc14816" w:history="1">
            <w:r>
              <w:rPr>
                <w:rFonts w:hint="eastAsia"/>
              </w:rPr>
              <w:t xml:space="preserve">4.7 </w:t>
            </w:r>
            <w:r>
              <w:rPr>
                <w:rFonts w:hint="eastAsia"/>
              </w:rPr>
              <w:t>车库模块</w:t>
            </w:r>
            <w:r>
              <w:tab/>
            </w:r>
            <w:r>
              <w:fldChar w:fldCharType="begin"/>
            </w:r>
            <w:r>
              <w:instrText xml:space="preserve"> PAGEREF _Toc14816 \h </w:instrText>
            </w:r>
            <w:r>
              <w:fldChar w:fldCharType="separate"/>
            </w:r>
            <w:r>
              <w:t>25</w:t>
            </w:r>
            <w:r>
              <w:fldChar w:fldCharType="end"/>
            </w:r>
          </w:hyperlink>
        </w:p>
        <w:p w14:paraId="4E392DE3" w14:textId="77777777" w:rsidR="00765170" w:rsidRDefault="00876367">
          <w:pPr>
            <w:pStyle w:val="20"/>
            <w:tabs>
              <w:tab w:val="right" w:leader="dot" w:pos="8306"/>
            </w:tabs>
          </w:pPr>
          <w:hyperlink w:anchor="_Toc30401" w:history="1">
            <w:r>
              <w:rPr>
                <w:rFonts w:hint="eastAsia"/>
              </w:rPr>
              <w:t xml:space="preserve">4.8 </w:t>
            </w:r>
            <w:r>
              <w:rPr>
                <w:rFonts w:hint="eastAsia"/>
              </w:rPr>
              <w:t>车友会模块</w:t>
            </w:r>
            <w:r>
              <w:tab/>
            </w:r>
            <w:r>
              <w:fldChar w:fldCharType="begin"/>
            </w:r>
            <w:r>
              <w:instrText xml:space="preserve"> PAGEREF _Toc30401 \h </w:instrText>
            </w:r>
            <w:r>
              <w:fldChar w:fldCharType="separate"/>
            </w:r>
            <w:r>
              <w:t>26</w:t>
            </w:r>
            <w:r>
              <w:fldChar w:fldCharType="end"/>
            </w:r>
          </w:hyperlink>
        </w:p>
        <w:p w14:paraId="02A24312" w14:textId="77777777" w:rsidR="00765170" w:rsidRDefault="00876367">
          <w:pPr>
            <w:pStyle w:val="20"/>
            <w:tabs>
              <w:tab w:val="right" w:leader="dot" w:pos="8306"/>
            </w:tabs>
          </w:pPr>
          <w:hyperlink w:anchor="_Toc1758" w:history="1">
            <w:r>
              <w:rPr>
                <w:rFonts w:hint="eastAsia"/>
              </w:rPr>
              <w:t xml:space="preserve">4.9 </w:t>
            </w:r>
            <w:r>
              <w:rPr>
                <w:rFonts w:hint="eastAsia"/>
              </w:rPr>
              <w:t>资讯管理</w:t>
            </w:r>
            <w:r>
              <w:tab/>
            </w:r>
            <w:r>
              <w:fldChar w:fldCharType="begin"/>
            </w:r>
            <w:r>
              <w:instrText xml:space="preserve"> PAGEREF _Toc1758 \h </w:instrText>
            </w:r>
            <w:r>
              <w:fldChar w:fldCharType="separate"/>
            </w:r>
            <w:r>
              <w:t>27</w:t>
            </w:r>
            <w:r>
              <w:fldChar w:fldCharType="end"/>
            </w:r>
          </w:hyperlink>
        </w:p>
        <w:p w14:paraId="25F3C8B5" w14:textId="77777777" w:rsidR="00765170" w:rsidRDefault="00876367">
          <w:pPr>
            <w:pStyle w:val="20"/>
            <w:tabs>
              <w:tab w:val="right" w:leader="dot" w:pos="8306"/>
            </w:tabs>
          </w:pPr>
          <w:hyperlink w:anchor="_Toc1911" w:history="1">
            <w:r>
              <w:rPr>
                <w:rFonts w:hint="eastAsia"/>
              </w:rPr>
              <w:t xml:space="preserve">4.10 </w:t>
            </w:r>
            <w:r>
              <w:rPr>
                <w:rFonts w:hint="eastAsia"/>
              </w:rPr>
              <w:t>汽车管理</w:t>
            </w:r>
            <w:r>
              <w:tab/>
            </w:r>
            <w:r>
              <w:fldChar w:fldCharType="begin"/>
            </w:r>
            <w:r>
              <w:instrText xml:space="preserve"> PAGEREF _Toc1911 \h </w:instrText>
            </w:r>
            <w:r>
              <w:fldChar w:fldCharType="separate"/>
            </w:r>
            <w:r>
              <w:t>27</w:t>
            </w:r>
            <w:r>
              <w:fldChar w:fldCharType="end"/>
            </w:r>
          </w:hyperlink>
        </w:p>
        <w:p w14:paraId="14677FF5" w14:textId="77777777" w:rsidR="00765170" w:rsidRDefault="00876367">
          <w:pPr>
            <w:pStyle w:val="20"/>
            <w:tabs>
              <w:tab w:val="right" w:leader="dot" w:pos="8306"/>
            </w:tabs>
          </w:pPr>
          <w:hyperlink w:anchor="_Toc9032" w:history="1">
            <w:r>
              <w:rPr>
                <w:rFonts w:hint="eastAsia"/>
              </w:rPr>
              <w:t xml:space="preserve">4.11 </w:t>
            </w:r>
            <w:r>
              <w:rPr>
                <w:rFonts w:hint="eastAsia"/>
              </w:rPr>
              <w:t>个人中心模块</w:t>
            </w:r>
            <w:r>
              <w:tab/>
            </w:r>
            <w:r>
              <w:fldChar w:fldCharType="begin"/>
            </w:r>
            <w:r>
              <w:instrText xml:space="preserve"> PAGEREF _Toc9032 \h </w:instrText>
            </w:r>
            <w:r>
              <w:fldChar w:fldCharType="separate"/>
            </w:r>
            <w:r>
              <w:t>28</w:t>
            </w:r>
            <w:r>
              <w:fldChar w:fldCharType="end"/>
            </w:r>
          </w:hyperlink>
        </w:p>
        <w:p w14:paraId="61A486F6" w14:textId="77777777" w:rsidR="00765170" w:rsidRDefault="00876367">
          <w:pPr>
            <w:pStyle w:val="10"/>
            <w:tabs>
              <w:tab w:val="right" w:leader="dot" w:pos="8306"/>
            </w:tabs>
          </w:pPr>
          <w:hyperlink w:anchor="_Toc9650" w:history="1">
            <w:r>
              <w:rPr>
                <w:rFonts w:hint="eastAsia"/>
              </w:rPr>
              <w:t>5</w:t>
            </w:r>
            <w:r>
              <w:rPr>
                <w:rFonts w:hint="eastAsia"/>
              </w:rPr>
              <w:t>功能展示</w:t>
            </w:r>
            <w:r>
              <w:tab/>
            </w:r>
            <w:r>
              <w:fldChar w:fldCharType="begin"/>
            </w:r>
            <w:r>
              <w:instrText xml:space="preserve"> PAGEREF _Toc9650 \h </w:instrText>
            </w:r>
            <w:r>
              <w:fldChar w:fldCharType="separate"/>
            </w:r>
            <w:r>
              <w:t>30</w:t>
            </w:r>
            <w:r>
              <w:fldChar w:fldCharType="end"/>
            </w:r>
          </w:hyperlink>
        </w:p>
        <w:p w14:paraId="7FDA649A" w14:textId="77777777" w:rsidR="00765170" w:rsidRDefault="00876367">
          <w:pPr>
            <w:pStyle w:val="10"/>
            <w:tabs>
              <w:tab w:val="right" w:leader="dot" w:pos="8306"/>
            </w:tabs>
          </w:pPr>
          <w:hyperlink w:anchor="_Toc20689" w:history="1">
            <w:r>
              <w:rPr>
                <w:rFonts w:hint="eastAsia"/>
              </w:rPr>
              <w:t>结</w:t>
            </w:r>
            <w:r>
              <w:rPr>
                <w:rFonts w:hint="eastAsia"/>
              </w:rPr>
              <w:t xml:space="preserve"> </w:t>
            </w:r>
            <w:r>
              <w:rPr>
                <w:rFonts w:hint="eastAsia"/>
              </w:rPr>
              <w:t>语</w:t>
            </w:r>
            <w:r>
              <w:tab/>
            </w:r>
            <w:r>
              <w:fldChar w:fldCharType="begin"/>
            </w:r>
            <w:r>
              <w:instrText xml:space="preserve"> PAGEREF _Toc20689 \h </w:instrText>
            </w:r>
            <w:r>
              <w:fldChar w:fldCharType="separate"/>
            </w:r>
            <w:r>
              <w:t>35</w:t>
            </w:r>
            <w:r>
              <w:fldChar w:fldCharType="end"/>
            </w:r>
          </w:hyperlink>
        </w:p>
        <w:p w14:paraId="785274F5" w14:textId="77777777" w:rsidR="00765170" w:rsidRDefault="00876367">
          <w:pPr>
            <w:pStyle w:val="10"/>
            <w:tabs>
              <w:tab w:val="right" w:leader="dot" w:pos="8306"/>
            </w:tabs>
          </w:pPr>
          <w:hyperlink w:anchor="_Toc23698" w:history="1">
            <w:r>
              <w:rPr>
                <w:rFonts w:hint="eastAsia"/>
              </w:rPr>
              <w:t>参考文献</w:t>
            </w:r>
            <w:r>
              <w:tab/>
            </w:r>
            <w:r>
              <w:fldChar w:fldCharType="begin"/>
            </w:r>
            <w:r>
              <w:instrText xml:space="preserve"> PAGEREF _Toc23698 \h </w:instrText>
            </w:r>
            <w:r>
              <w:fldChar w:fldCharType="separate"/>
            </w:r>
            <w:r>
              <w:t>36</w:t>
            </w:r>
            <w:r>
              <w:fldChar w:fldCharType="end"/>
            </w:r>
          </w:hyperlink>
        </w:p>
        <w:p w14:paraId="0E5DD584" w14:textId="77777777" w:rsidR="00765170" w:rsidRDefault="00876367">
          <w:pPr>
            <w:pStyle w:val="10"/>
            <w:tabs>
              <w:tab w:val="right" w:leader="dot" w:pos="8306"/>
            </w:tabs>
          </w:pPr>
          <w:hyperlink w:anchor="_Toc25957" w:history="1">
            <w:r>
              <w:rPr>
                <w:rFonts w:hint="eastAsia"/>
              </w:rPr>
              <w:t>致</w:t>
            </w:r>
            <w:r>
              <w:rPr>
                <w:rFonts w:hint="eastAsia"/>
              </w:rPr>
              <w:t xml:space="preserve"> </w:t>
            </w:r>
            <w:r>
              <w:rPr>
                <w:rFonts w:hint="eastAsia"/>
              </w:rPr>
              <w:t>谢</w:t>
            </w:r>
            <w:r>
              <w:tab/>
            </w:r>
            <w:r>
              <w:fldChar w:fldCharType="begin"/>
            </w:r>
            <w:r>
              <w:instrText xml:space="preserve"> PAGEREF _Toc25957 \h </w:instrText>
            </w:r>
            <w:r>
              <w:fldChar w:fldCharType="separate"/>
            </w:r>
            <w:r>
              <w:t>37</w:t>
            </w:r>
            <w:r>
              <w:fldChar w:fldCharType="end"/>
            </w:r>
          </w:hyperlink>
        </w:p>
        <w:p w14:paraId="40D4DBD4" w14:textId="77777777" w:rsidR="00765170" w:rsidRDefault="00876367">
          <w:pPr>
            <w:pStyle w:val="10"/>
            <w:tabs>
              <w:tab w:val="right" w:leader="dot" w:pos="8306"/>
            </w:tabs>
          </w:pPr>
          <w:hyperlink w:anchor="_Toc3162" w:history="1">
            <w:r>
              <w:rPr>
                <w:rFonts w:hint="eastAsia"/>
              </w:rPr>
              <w:t>声</w:t>
            </w:r>
            <w:r>
              <w:rPr>
                <w:rFonts w:hint="eastAsia"/>
              </w:rPr>
              <w:t xml:space="preserve"> </w:t>
            </w:r>
            <w:r>
              <w:rPr>
                <w:rFonts w:hint="eastAsia"/>
              </w:rPr>
              <w:t>明</w:t>
            </w:r>
            <w:r>
              <w:tab/>
            </w:r>
            <w:r>
              <w:fldChar w:fldCharType="begin"/>
            </w:r>
            <w:r>
              <w:instrText xml:space="preserve"> PAGEREF _Toc3162 \h </w:instrText>
            </w:r>
            <w:r>
              <w:fldChar w:fldCharType="separate"/>
            </w:r>
            <w:r>
              <w:t>38</w:t>
            </w:r>
            <w:r>
              <w:fldChar w:fldCharType="end"/>
            </w:r>
          </w:hyperlink>
        </w:p>
        <w:p w14:paraId="41023AAB" w14:textId="77777777" w:rsidR="00765170" w:rsidRDefault="00876367">
          <w:pPr>
            <w:snapToGrid w:val="0"/>
            <w:spacing w:line="300" w:lineRule="auto"/>
          </w:pPr>
          <w:r>
            <w:fldChar w:fldCharType="end"/>
          </w:r>
        </w:p>
      </w:sdtContent>
    </w:sdt>
    <w:p w14:paraId="0D91861E" w14:textId="77777777" w:rsidR="00765170" w:rsidRDefault="00876367">
      <w:bookmarkStart w:id="89" w:name="_Toc136592276"/>
      <w:bookmarkStart w:id="90" w:name="_Toc137206719"/>
      <w:bookmarkStart w:id="91" w:name="_Toc137205489"/>
      <w:bookmarkStart w:id="92" w:name="_Toc136593653"/>
      <w:bookmarkStart w:id="93" w:name="_Toc136593408"/>
      <w:bookmarkStart w:id="94" w:name="_Toc136593407"/>
      <w:bookmarkStart w:id="95" w:name="_Toc136927409"/>
      <w:bookmarkStart w:id="96" w:name="_Toc136593652"/>
      <w:bookmarkStart w:id="97" w:name="_Toc136592277"/>
      <w:bookmarkStart w:id="98" w:name="_Toc137206720"/>
      <w:bookmarkStart w:id="99" w:name="_Toc137206721"/>
      <w:bookmarkStart w:id="100" w:name="_Toc136592278"/>
      <w:bookmarkStart w:id="101" w:name="_Toc136593651"/>
      <w:bookmarkStart w:id="102" w:name="_Toc137205487"/>
      <w:bookmarkStart w:id="103" w:name="_Toc136927410"/>
      <w:bookmarkStart w:id="104" w:name="_Toc136927408"/>
      <w:bookmarkStart w:id="105" w:name="_Toc136593406"/>
      <w:bookmarkStart w:id="106" w:name="_Toc137205488"/>
      <w:bookmarkStart w:id="107" w:name="_Toc2902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hint="eastAsia"/>
        </w:rPr>
        <w:br w:type="page"/>
      </w:r>
    </w:p>
    <w:p w14:paraId="22D2F821" w14:textId="77777777" w:rsidR="00765170" w:rsidRDefault="00876367">
      <w:pPr>
        <w:pStyle w:val="ad"/>
      </w:pPr>
      <w:bookmarkStart w:id="108" w:name="_Toc1600"/>
      <w:r>
        <w:rPr>
          <w:rFonts w:hint="eastAsia"/>
        </w:rPr>
        <w:lastRenderedPageBreak/>
        <w:t xml:space="preserve">1 </w:t>
      </w:r>
      <w:r>
        <w:rPr>
          <w:rFonts w:hint="eastAsia"/>
        </w:rPr>
        <w:t>引</w:t>
      </w:r>
      <w:r>
        <w:rPr>
          <w:rFonts w:hint="eastAsia"/>
        </w:rPr>
        <w:t xml:space="preserve"> </w:t>
      </w:r>
      <w:r>
        <w:rPr>
          <w:rFonts w:hint="eastAsia"/>
        </w:rPr>
        <w:t>言</w:t>
      </w:r>
      <w:bookmarkEnd w:id="107"/>
      <w:bookmarkEnd w:id="108"/>
    </w:p>
    <w:p w14:paraId="1285CB8E" w14:textId="77777777" w:rsidR="00765170" w:rsidRDefault="00876367">
      <w:pPr>
        <w:pStyle w:val="af"/>
        <w:outlineLvl w:val="0"/>
      </w:pPr>
      <w:bookmarkStart w:id="109" w:name="_Toc4554"/>
      <w:bookmarkStart w:id="110" w:name="_Toc22894"/>
      <w:r>
        <w:rPr>
          <w:rFonts w:hint="eastAsia"/>
        </w:rPr>
        <w:t>1.1</w:t>
      </w:r>
      <w:r>
        <w:rPr>
          <w:rFonts w:hint="eastAsia"/>
        </w:rPr>
        <w:t>课题背景</w:t>
      </w:r>
      <w:bookmarkEnd w:id="109"/>
      <w:bookmarkEnd w:id="110"/>
    </w:p>
    <w:p w14:paraId="31DEB797" w14:textId="77777777" w:rsidR="00765170" w:rsidRDefault="00876367">
      <w:pPr>
        <w:pStyle w:val="af1"/>
      </w:pPr>
      <w:bookmarkStart w:id="111" w:name="_Toc24697"/>
      <w:r>
        <w:rPr>
          <w:rFonts w:hint="eastAsia"/>
        </w:rPr>
        <w:t>人们生活物质水平的提高，让车房都成了一大消费热点，而消费的主要对象主要是</w:t>
      </w:r>
      <w:r>
        <w:rPr>
          <w:rFonts w:hint="eastAsia"/>
        </w:rPr>
        <w:t>30-40</w:t>
      </w:r>
      <w:r>
        <w:rPr>
          <w:rFonts w:hint="eastAsia"/>
        </w:rPr>
        <w:t>岁工薪阶层，因为这一年龄层的人群大多已经有了相对稳定的工作收入，对汽车的消费热情较高同时需求也比较大。这个年龄段的人一方面消费理想，在购车前需要进行大量的调研；同时他们又工作繁忙，没有很多的时间进行比较和筛选。各大城市往往会开办一些汽车展，以供人们近距离的了解各品牌汽车。同时各类汽车实体店也有配套的汽车咨询服务以及过户，保险，维修等服务。线下汽车市场最大的好处就在于为用户提供了一站式服务，能够让用户更加真切得观看、试驾到自己有意向的汽车。同时线下交易也能一手交钱一手交货，买的更加放心，避免了一些不必要的损失。</w:t>
      </w:r>
    </w:p>
    <w:p w14:paraId="4835EDC0" w14:textId="77777777" w:rsidR="00765170" w:rsidRDefault="00876367">
      <w:pPr>
        <w:pStyle w:val="af1"/>
      </w:pPr>
      <w:r>
        <w:rPr>
          <w:rFonts w:hint="eastAsia"/>
        </w:rPr>
        <w:t>但线下汽车资讯存在一些固有的缺点。无论是展览会还是</w:t>
      </w:r>
      <w:r>
        <w:rPr>
          <w:rFonts w:hint="eastAsia"/>
        </w:rPr>
        <w:t>4S</w:t>
      </w:r>
      <w:r>
        <w:rPr>
          <w:rFonts w:hint="eastAsia"/>
        </w:rPr>
        <w:t>店，都需要巨大的人力成本，店铺、场地租用成本。最终这些成本会提高交易价格。此外，线下看车买车还存在巨大的局限性：客户一天最多到几家</w:t>
      </w:r>
      <w:r>
        <w:rPr>
          <w:rFonts w:hint="eastAsia"/>
        </w:rPr>
        <w:t>4S</w:t>
      </w:r>
      <w:r>
        <w:rPr>
          <w:rFonts w:hint="eastAsia"/>
        </w:rPr>
        <w:t>店咨询，不仅得到的信息有限，还费心费时费力。由于线下看车的这些不足，催生了众多的汽车网站，让用户线上看车买车。然而这些网站上存在大量的“二房东”</w:t>
      </w:r>
      <w:r>
        <w:t>。</w:t>
      </w:r>
      <w:r>
        <w:rPr>
          <w:rFonts w:hint="eastAsia"/>
        </w:rPr>
        <w:t>由于用户根本无法与卖家直接沟通，既不安全也不实惠。</w:t>
      </w:r>
    </w:p>
    <w:p w14:paraId="57EECD0B" w14:textId="77777777" w:rsidR="00765170" w:rsidRDefault="00876367">
      <w:pPr>
        <w:pStyle w:val="af1"/>
      </w:pPr>
      <w:r>
        <w:t>综合来看，线下看车存在效率低、成本高等不利因素，而线上的汽车网站又不能给用户提供完全的咨询和交易的可靠性，因此，又必须开发一个即能够克服两者缺点，同时又能提供两者优势的汽车资讯网站。</w:t>
      </w:r>
    </w:p>
    <w:p w14:paraId="7F3D0738" w14:textId="77777777" w:rsidR="00765170" w:rsidRDefault="00876367">
      <w:pPr>
        <w:pStyle w:val="af"/>
        <w:outlineLvl w:val="0"/>
      </w:pPr>
      <w:bookmarkStart w:id="112" w:name="_Toc20869"/>
      <w:r>
        <w:rPr>
          <w:rFonts w:hint="eastAsia"/>
        </w:rPr>
        <w:t>1.2</w:t>
      </w:r>
      <w:bookmarkEnd w:id="111"/>
      <w:r>
        <w:rPr>
          <w:rFonts w:hint="eastAsia"/>
        </w:rPr>
        <w:t>课题内容简介</w:t>
      </w:r>
      <w:bookmarkEnd w:id="112"/>
    </w:p>
    <w:p w14:paraId="634AE295" w14:textId="77777777" w:rsidR="00765170" w:rsidRDefault="00876367">
      <w:pPr>
        <w:pStyle w:val="af1"/>
      </w:pPr>
      <w:bookmarkStart w:id="113" w:name="_Toc15875"/>
      <w:r>
        <w:rPr>
          <w:rFonts w:hint="eastAsia"/>
        </w:rPr>
        <w:t>基于上述分析，有必要设计一款能够让用户在方便看车的同时能够直接与商家或者二手车卖家对话的网站。该网站提供简单便捷的注册方式，高效的选车工具，用户能够快捷的选择到自己喜欢的车辆，网站风格简约，没有花里胡哨的广告，提升用户体验。买家可以与卖家一对一通信，拿到第一手汽车资料，买的放心。不仅如此，用户还可以在车友会于其他用户交流，了解到更多关于汽车的信息，相互参谋，避免非理性消费。此外，网站也为商家提供管理界面，让商家能够及时快捷的对汽车进行管理。</w:t>
      </w:r>
    </w:p>
    <w:p w14:paraId="4AE3560E" w14:textId="77777777" w:rsidR="00765170" w:rsidRDefault="00876367">
      <w:pPr>
        <w:pStyle w:val="af1"/>
      </w:pPr>
      <w:r>
        <w:rPr>
          <w:rFonts w:hint="eastAsia"/>
        </w:rPr>
        <w:t>本网站需要实现用户选购买卖汽车，车友会，汽车管理，资讯发布展示等功能。同时将客户端、商家端、管理员端三端合一，依据用户权限获取各自能够访问的页面，便捷的同时提升网页各模块的复用性。</w:t>
      </w:r>
    </w:p>
    <w:p w14:paraId="0E692E75" w14:textId="77777777" w:rsidR="00765170" w:rsidRDefault="00876367">
      <w:r>
        <w:rPr>
          <w:rFonts w:hint="eastAsia"/>
        </w:rPr>
        <w:br w:type="page"/>
      </w:r>
    </w:p>
    <w:p w14:paraId="7427EA09" w14:textId="77777777" w:rsidR="00765170" w:rsidRDefault="00876367">
      <w:pPr>
        <w:pStyle w:val="ad"/>
      </w:pPr>
      <w:bookmarkStart w:id="114" w:name="_Toc12618"/>
      <w:r>
        <w:rPr>
          <w:rFonts w:hint="eastAsia"/>
        </w:rPr>
        <w:lastRenderedPageBreak/>
        <w:t xml:space="preserve">2 </w:t>
      </w:r>
      <w:r>
        <w:rPr>
          <w:rFonts w:hint="eastAsia"/>
        </w:rPr>
        <w:t>相关技术概述</w:t>
      </w:r>
      <w:bookmarkEnd w:id="113"/>
      <w:bookmarkEnd w:id="114"/>
    </w:p>
    <w:p w14:paraId="3A4A4991" w14:textId="77777777" w:rsidR="00765170" w:rsidRDefault="00876367">
      <w:pPr>
        <w:pStyle w:val="af3"/>
      </w:pPr>
      <w:bookmarkStart w:id="115" w:name="_Toc29235"/>
      <w:r>
        <w:rPr>
          <w:rFonts w:hint="eastAsia"/>
        </w:rPr>
        <w:t>（</w:t>
      </w:r>
      <w:r>
        <w:rPr>
          <w:rFonts w:hint="eastAsia"/>
        </w:rPr>
        <w:t>1</w:t>
      </w:r>
      <w:r>
        <w:rPr>
          <w:rFonts w:hint="eastAsia"/>
        </w:rPr>
        <w:t>）</w:t>
      </w:r>
      <w:r>
        <w:rPr>
          <w:rFonts w:hint="eastAsia"/>
        </w:rPr>
        <w:t xml:space="preserve"> Vue2</w:t>
      </w:r>
      <w:bookmarkEnd w:id="115"/>
    </w:p>
    <w:p w14:paraId="4EF5018A" w14:textId="77777777" w:rsidR="00765170" w:rsidRDefault="00876367">
      <w:pPr>
        <w:pStyle w:val="af1"/>
        <w:ind w:firstLineChars="0" w:firstLine="420"/>
      </w:pPr>
      <w:r>
        <w:rPr>
          <w:rFonts w:hint="eastAsia"/>
        </w:rPr>
        <w:t>Vue</w:t>
      </w:r>
      <w:r>
        <w:rPr>
          <w:rFonts w:hint="eastAsia"/>
        </w:rPr>
        <w:t>是用于构建用户界面的渐进式</w:t>
      </w:r>
      <w:r>
        <w:rPr>
          <w:rFonts w:hint="eastAsia"/>
        </w:rPr>
        <w:t>JavaScript</w:t>
      </w:r>
      <w:r>
        <w:rPr>
          <w:rFonts w:hint="eastAsia"/>
        </w:rPr>
        <w:t>框架。通过组件化模式提高了代码的可复用性，同时让代码更加便于维护。声明式的编码方式与</w:t>
      </w:r>
      <w:r>
        <w:rPr>
          <w:rFonts w:hint="eastAsia"/>
        </w:rPr>
        <w:t>Vue</w:t>
      </w:r>
      <w:r>
        <w:rPr>
          <w:rFonts w:hint="eastAsia"/>
        </w:rPr>
        <w:t>提供的</w:t>
      </w:r>
      <w:r>
        <w:rPr>
          <w:rFonts w:hint="eastAsia"/>
        </w:rPr>
        <w:t>OptionsAPI</w:t>
      </w:r>
      <w:r>
        <w:rPr>
          <w:rFonts w:hint="eastAsia"/>
        </w:rPr>
        <w:t>让开发人员在不需要重复操作真实</w:t>
      </w:r>
      <w:r>
        <w:rPr>
          <w:rFonts w:hint="eastAsia"/>
        </w:rPr>
        <w:t>DOM</w:t>
      </w:r>
      <w:r>
        <w:rPr>
          <w:rFonts w:hint="eastAsia"/>
        </w:rPr>
        <w:t>节点的情况下能够多次复用</w:t>
      </w:r>
      <w:r>
        <w:rPr>
          <w:rFonts w:hint="eastAsia"/>
        </w:rPr>
        <w:t>DOM</w:t>
      </w:r>
      <w:r>
        <w:rPr>
          <w:rFonts w:hint="eastAsia"/>
        </w:rPr>
        <w:t>节点，提高开发效率，也让开发人员将开发关注重心注重于数据层面而非页面的显示上。</w:t>
      </w:r>
    </w:p>
    <w:p w14:paraId="2848D803" w14:textId="77777777" w:rsidR="00765170" w:rsidRDefault="00876367">
      <w:pPr>
        <w:pStyle w:val="af1"/>
      </w:pPr>
      <w:r>
        <w:rPr>
          <w:rFonts w:hint="eastAsia"/>
        </w:rPr>
        <w:t>通过使用插值语法和指令语法，</w:t>
      </w:r>
      <w:r>
        <w:rPr>
          <w:rFonts w:hint="eastAsia"/>
        </w:rPr>
        <w:t>Vue</w:t>
      </w:r>
      <w:r>
        <w:rPr>
          <w:rFonts w:hint="eastAsia"/>
        </w:rPr>
        <w:t>以极低的性能成本让数据在页面上展示。</w:t>
      </w:r>
      <w:r>
        <w:rPr>
          <w:rFonts w:hint="eastAsia"/>
        </w:rPr>
        <w:t>Vue</w:t>
      </w:r>
      <w:r>
        <w:rPr>
          <w:rFonts w:hint="eastAsia"/>
        </w:rPr>
        <w:t>页面的生命周期大致分为四个阶段，因此</w:t>
      </w:r>
      <w:r>
        <w:rPr>
          <w:rFonts w:hint="eastAsia"/>
        </w:rPr>
        <w:t>Vue</w:t>
      </w:r>
      <w:r>
        <w:rPr>
          <w:rFonts w:hint="eastAsia"/>
        </w:rPr>
        <w:t>提供了</w:t>
      </w:r>
      <w:r>
        <w:rPr>
          <w:rFonts w:hint="eastAsia"/>
        </w:rPr>
        <w:t>8</w:t>
      </w:r>
      <w:r>
        <w:rPr>
          <w:rFonts w:hint="eastAsia"/>
        </w:rPr>
        <w:t>个生命周期函数分别让页面在不同时段执行用户所需要的功能，例如</w:t>
      </w:r>
      <w:r>
        <w:rPr>
          <w:rFonts w:hint="eastAsia"/>
        </w:rPr>
        <w:t>Mounted</w:t>
      </w:r>
      <w:r>
        <w:rPr>
          <w:rFonts w:hint="eastAsia"/>
        </w:rPr>
        <w:t>阶段可以用于发送</w:t>
      </w:r>
      <w:r>
        <w:rPr>
          <w:rFonts w:hint="eastAsia"/>
        </w:rPr>
        <w:t>Ajax</w:t>
      </w:r>
      <w:r>
        <w:rPr>
          <w:rFonts w:hint="eastAsia"/>
        </w:rPr>
        <w:t>请求，</w:t>
      </w:r>
      <w:r>
        <w:rPr>
          <w:rFonts w:hint="eastAsia"/>
        </w:rPr>
        <w:t>BeforeDestroy</w:t>
      </w:r>
      <w:r>
        <w:rPr>
          <w:rFonts w:hint="eastAsia"/>
        </w:rPr>
        <w:t>阶段可以用于清除登录信息，清除定时器等。</w:t>
      </w:r>
    </w:p>
    <w:p w14:paraId="0D93AC81" w14:textId="77777777" w:rsidR="00765170" w:rsidRDefault="00876367">
      <w:pPr>
        <w:pStyle w:val="af1"/>
      </w:pPr>
      <w:r>
        <w:rPr>
          <w:rFonts w:hint="eastAsia"/>
        </w:rPr>
        <w:t>Vue</w:t>
      </w:r>
      <w:r>
        <w:rPr>
          <w:rFonts w:hint="eastAsia"/>
        </w:rPr>
        <w:t>中有组件化与数据驱动两大概念，在不同的</w:t>
      </w:r>
      <w:r>
        <w:rPr>
          <w:rFonts w:hint="eastAsia"/>
        </w:rPr>
        <w:t>Vue</w:t>
      </w:r>
      <w:r>
        <w:rPr>
          <w:rFonts w:hint="eastAsia"/>
        </w:rPr>
        <w:t>版本中具有不同的实现方式。</w:t>
      </w:r>
      <w:r>
        <w:rPr>
          <w:rFonts w:hint="eastAsia"/>
        </w:rPr>
        <w:t>Vue2</w:t>
      </w:r>
      <w:r>
        <w:rPr>
          <w:rFonts w:hint="eastAsia"/>
        </w:rPr>
        <w:t>中提供</w:t>
      </w:r>
      <w:r>
        <w:rPr>
          <w:rFonts w:hint="eastAsia"/>
        </w:rPr>
        <w:t>OptionsAPI</w:t>
      </w:r>
      <w:r>
        <w:rPr>
          <w:rFonts w:hint="eastAsia"/>
        </w:rPr>
        <w:t>来对页面提供数据支持，以下就是</w:t>
      </w:r>
      <w:r>
        <w:rPr>
          <w:rFonts w:hint="eastAsia"/>
        </w:rPr>
        <w:t>OptionsAPI</w:t>
      </w:r>
      <w:r>
        <w:rPr>
          <w:rFonts w:hint="eastAsia"/>
        </w:rPr>
        <w:t>中的重要属性：</w:t>
      </w:r>
    </w:p>
    <w:p w14:paraId="754D9A4A" w14:textId="77777777" w:rsidR="00765170" w:rsidRDefault="00876367">
      <w:pPr>
        <w:pStyle w:val="af1"/>
      </w:pPr>
      <w:r>
        <w:rPr>
          <w:rFonts w:hint="eastAsia"/>
        </w:rPr>
        <w:t>Data:</w:t>
      </w:r>
      <w:r>
        <w:rPr>
          <w:rFonts w:hint="eastAsia"/>
        </w:rPr>
        <w:t>用于保存当前</w:t>
      </w:r>
      <w:r>
        <w:rPr>
          <w:rFonts w:hint="eastAsia"/>
        </w:rPr>
        <w:t>Vue</w:t>
      </w:r>
      <w:r>
        <w:rPr>
          <w:rFonts w:hint="eastAsia"/>
        </w:rPr>
        <w:t>页面初始化时的变量，这些在</w:t>
      </w:r>
      <w:r>
        <w:rPr>
          <w:rFonts w:hint="eastAsia"/>
        </w:rPr>
        <w:t>data</w:t>
      </w:r>
      <w:r>
        <w:rPr>
          <w:rFonts w:hint="eastAsia"/>
        </w:rPr>
        <w:t>中定义的变量可以在</w:t>
      </w:r>
      <w:r>
        <w:rPr>
          <w:rFonts w:hint="eastAsia"/>
        </w:rPr>
        <w:t>Html</w:t>
      </w:r>
      <w:r>
        <w:rPr>
          <w:rFonts w:hint="eastAsia"/>
        </w:rPr>
        <w:t>代码中直接展示，也可以在</w:t>
      </w:r>
      <w:r>
        <w:rPr>
          <w:rFonts w:hint="eastAsia"/>
        </w:rPr>
        <w:t>Js</w:t>
      </w:r>
      <w:r>
        <w:rPr>
          <w:rFonts w:hint="eastAsia"/>
        </w:rPr>
        <w:t>中调用，让变量能够在</w:t>
      </w:r>
      <w:r>
        <w:rPr>
          <w:rFonts w:hint="eastAsia"/>
        </w:rPr>
        <w:t>Html</w:t>
      </w:r>
      <w:r>
        <w:rPr>
          <w:rFonts w:hint="eastAsia"/>
        </w:rPr>
        <w:t>中动态变化。</w:t>
      </w:r>
    </w:p>
    <w:p w14:paraId="3D250963" w14:textId="77777777" w:rsidR="00765170" w:rsidRDefault="00876367">
      <w:pPr>
        <w:pStyle w:val="af1"/>
      </w:pPr>
      <w:r>
        <w:rPr>
          <w:rFonts w:hint="eastAsia"/>
        </w:rPr>
        <w:t>Computed:</w:t>
      </w:r>
      <w:r>
        <w:rPr>
          <w:rFonts w:hint="eastAsia"/>
        </w:rPr>
        <w:t>计算属性，根据</w:t>
      </w:r>
      <w:r>
        <w:rPr>
          <w:rFonts w:hint="eastAsia"/>
        </w:rPr>
        <w:t>data</w:t>
      </w:r>
      <w:r>
        <w:rPr>
          <w:rFonts w:hint="eastAsia"/>
        </w:rPr>
        <w:t>数据发生变化就会重新解析模板，也可以直接读取。</w:t>
      </w:r>
    </w:p>
    <w:p w14:paraId="50E5E239" w14:textId="77777777" w:rsidR="00765170" w:rsidRDefault="00765170">
      <w:pPr>
        <w:pStyle w:val="af1"/>
      </w:pPr>
    </w:p>
    <w:p w14:paraId="1E247495" w14:textId="77777777" w:rsidR="00765170" w:rsidRDefault="00876367">
      <w:pPr>
        <w:pStyle w:val="af3"/>
      </w:pPr>
      <w:bookmarkStart w:id="116" w:name="_Toc8687"/>
      <w:r>
        <w:rPr>
          <w:rFonts w:hint="eastAsia"/>
        </w:rPr>
        <w:t>（</w:t>
      </w:r>
      <w:r>
        <w:rPr>
          <w:rFonts w:hint="eastAsia"/>
        </w:rPr>
        <w:t>2</w:t>
      </w:r>
      <w:r>
        <w:rPr>
          <w:rFonts w:hint="eastAsia"/>
        </w:rPr>
        <w:t>）</w:t>
      </w:r>
      <w:r>
        <w:rPr>
          <w:rFonts w:hint="eastAsia"/>
        </w:rPr>
        <w:t xml:space="preserve"> </w:t>
      </w:r>
      <w:bookmarkEnd w:id="116"/>
      <w:r>
        <w:rPr>
          <w:rFonts w:hint="eastAsia"/>
        </w:rPr>
        <w:t>Express</w:t>
      </w:r>
    </w:p>
    <w:p w14:paraId="779943BA" w14:textId="77777777" w:rsidR="00765170" w:rsidRDefault="00876367">
      <w:pPr>
        <w:pStyle w:val="af1"/>
      </w:pPr>
      <w:r>
        <w:rPr>
          <w:rFonts w:hint="eastAsia"/>
        </w:rPr>
        <w:t>Express</w:t>
      </w:r>
      <w:r>
        <w:t xml:space="preserve"> </w:t>
      </w:r>
      <w:r>
        <w:rPr>
          <w:rFonts w:hint="eastAsia"/>
        </w:rPr>
        <w:t>基于</w:t>
      </w:r>
      <w:r>
        <w:t xml:space="preserve"> Node.js </w:t>
      </w:r>
      <w:r>
        <w:rPr>
          <w:rFonts w:hint="eastAsia"/>
        </w:rPr>
        <w:t>的</w:t>
      </w:r>
      <w:r>
        <w:t>Web</w:t>
      </w:r>
      <w:r>
        <w:t>应用程序开发框架，</w:t>
      </w:r>
      <w:r>
        <w:rPr>
          <w:rFonts w:hint="eastAsia"/>
        </w:rPr>
        <w:t>可以</w:t>
      </w:r>
      <w:r>
        <w:t>为</w:t>
      </w:r>
      <w:r>
        <w:rPr>
          <w:rFonts w:hint="eastAsia"/>
        </w:rPr>
        <w:t>网页</w:t>
      </w:r>
      <w:r>
        <w:t>和</w:t>
      </w:r>
      <w:r>
        <w:rPr>
          <w:rFonts w:hint="eastAsia"/>
        </w:rPr>
        <w:t>APP</w:t>
      </w:r>
      <w:r>
        <w:t>提供</w:t>
      </w:r>
      <w:r>
        <w:rPr>
          <w:rFonts w:hint="eastAsia"/>
        </w:rPr>
        <w:t>后台服务。</w:t>
      </w:r>
      <w:r>
        <w:rPr>
          <w:rStyle w:val="af2"/>
          <w:rFonts w:hint="eastAsia"/>
        </w:rPr>
        <w:t>Express</w:t>
      </w:r>
      <w:r>
        <w:rPr>
          <w:rStyle w:val="af2"/>
        </w:rPr>
        <w:t>框架建立在</w:t>
      </w:r>
      <w:r>
        <w:rPr>
          <w:rStyle w:val="af2"/>
          <w:rFonts w:hint="eastAsia"/>
        </w:rPr>
        <w:t>N</w:t>
      </w:r>
      <w:r>
        <w:rPr>
          <w:rStyle w:val="af2"/>
        </w:rPr>
        <w:t>ode.js</w:t>
      </w:r>
      <w:r>
        <w:rPr>
          <w:rStyle w:val="af2"/>
        </w:rPr>
        <w:t>内置的</w:t>
      </w:r>
      <w:r>
        <w:rPr>
          <w:rFonts w:hint="eastAsia"/>
        </w:rPr>
        <w:t>HTTP</w:t>
      </w:r>
      <w:r>
        <w:rPr>
          <w:rStyle w:val="af2"/>
        </w:rPr>
        <w:t>模块上</w:t>
      </w:r>
      <w:r>
        <w:t>。</w:t>
      </w:r>
      <w:r>
        <w:rPr>
          <w:rFonts w:hint="eastAsia"/>
        </w:rPr>
        <w:t>Express</w:t>
      </w:r>
      <w:r>
        <w:rPr>
          <w:rFonts w:hint="eastAsia"/>
        </w:rPr>
        <w:t>框架有一个重要的特点就是中间件，即处理</w:t>
      </w:r>
      <w:r>
        <w:rPr>
          <w:rFonts w:hint="eastAsia"/>
        </w:rPr>
        <w:t>HTTP</w:t>
      </w:r>
      <w:r>
        <w:rPr>
          <w:rFonts w:hint="eastAsia"/>
        </w:rPr>
        <w:t>请求的函数，通过</w:t>
      </w:r>
      <w:r>
        <w:rPr>
          <w:rFonts w:hint="eastAsia"/>
        </w:rPr>
        <w:t>Next()</w:t>
      </w:r>
      <w:r>
        <w:rPr>
          <w:rFonts w:hint="eastAsia"/>
        </w:rPr>
        <w:t>将请求传递给下一个中间件。它每次接受</w:t>
      </w:r>
      <w:r>
        <w:rPr>
          <w:rFonts w:hint="eastAsia"/>
        </w:rPr>
        <w:t>Req</w:t>
      </w:r>
      <w:r>
        <w:rPr>
          <w:rFonts w:hint="eastAsia"/>
        </w:rPr>
        <w:t>，</w:t>
      </w:r>
      <w:r>
        <w:rPr>
          <w:rFonts w:hint="eastAsia"/>
        </w:rPr>
        <w:t>Res</w:t>
      </w:r>
      <w:r>
        <w:rPr>
          <w:rFonts w:hint="eastAsia"/>
        </w:rPr>
        <w:t>，</w:t>
      </w:r>
      <w:r>
        <w:rPr>
          <w:rFonts w:hint="eastAsia"/>
        </w:rPr>
        <w:t>Next</w:t>
      </w:r>
      <w:r>
        <w:rPr>
          <w:rFonts w:hint="eastAsia"/>
        </w:rPr>
        <w:t>三个参数，分别代表请求，响应和下一个中间件。</w:t>
      </w:r>
      <w:r>
        <w:rPr>
          <w:rFonts w:hint="eastAsia"/>
        </w:rPr>
        <w:t>Express</w:t>
      </w:r>
      <w:r>
        <w:t xml:space="preserve"> 4.</w:t>
      </w:r>
      <w:r>
        <w:rPr>
          <w:rFonts w:hint="eastAsia"/>
        </w:rPr>
        <w:t>0</w:t>
      </w:r>
      <w:r>
        <w:rPr>
          <w:rFonts w:hint="eastAsia"/>
        </w:rPr>
        <w:t>版本后</w:t>
      </w:r>
      <w:r>
        <w:t>开始，</w:t>
      </w:r>
      <w:r>
        <w:rPr>
          <w:rFonts w:hint="eastAsia"/>
        </w:rPr>
        <w:t>Express</w:t>
      </w:r>
      <w:r>
        <w:rPr>
          <w:rFonts w:hint="eastAsia"/>
        </w:rPr>
        <w:t>的</w:t>
      </w:r>
      <w:r>
        <w:t>路由器功能成了一个单独的组件</w:t>
      </w:r>
      <w:r>
        <w:rPr>
          <w:rFonts w:hint="eastAsia"/>
        </w:rPr>
        <w:t>Express</w:t>
      </w:r>
      <w:r>
        <w:t>.Router</w:t>
      </w:r>
      <w:r>
        <w:t>。</w:t>
      </w:r>
      <w:r>
        <w:rPr>
          <w:rFonts w:hint="eastAsia"/>
        </w:rPr>
        <w:t>Express</w:t>
      </w:r>
      <w:r>
        <w:t>.Router</w:t>
      </w:r>
      <w:r>
        <w:rPr>
          <w:rFonts w:hint="eastAsia"/>
        </w:rPr>
        <w:t>和</w:t>
      </w:r>
      <w:r>
        <w:t>小型</w:t>
      </w:r>
      <w:r>
        <w:rPr>
          <w:rFonts w:hint="eastAsia"/>
        </w:rPr>
        <w:t>Express</w:t>
      </w:r>
      <w:r>
        <w:t>应用程序一样，有自己的</w:t>
      </w:r>
      <w:r>
        <w:rPr>
          <w:rFonts w:hint="eastAsia"/>
        </w:rPr>
        <w:t>U</w:t>
      </w:r>
      <w:r>
        <w:t>se</w:t>
      </w:r>
      <w:r>
        <w:t>、</w:t>
      </w:r>
      <w:r>
        <w:rPr>
          <w:rFonts w:hint="eastAsia"/>
        </w:rPr>
        <w:t>G</w:t>
      </w:r>
      <w:r>
        <w:t>et</w:t>
      </w:r>
      <w:r>
        <w:t>、</w:t>
      </w:r>
      <w:r>
        <w:rPr>
          <w:rFonts w:hint="eastAsia"/>
        </w:rPr>
        <w:t>P</w:t>
      </w:r>
      <w:r>
        <w:t>aram</w:t>
      </w:r>
      <w:r>
        <w:t>和</w:t>
      </w:r>
      <w:r>
        <w:rPr>
          <w:rFonts w:hint="eastAsia"/>
        </w:rPr>
        <w:t>R</w:t>
      </w:r>
      <w:r>
        <w:t>oute</w:t>
      </w:r>
      <w:r>
        <w:t>方法。</w:t>
      </w:r>
      <w:r>
        <w:rPr>
          <w:rFonts w:hint="eastAsia"/>
        </w:rPr>
        <w:t>Express</w:t>
      </w:r>
      <w:r>
        <w:rPr>
          <w:rFonts w:hint="eastAsia"/>
        </w:rPr>
        <w:t>的路由器可以通过解析路由路径以处理不同的</w:t>
      </w:r>
      <w:r>
        <w:rPr>
          <w:rFonts w:hint="eastAsia"/>
        </w:rPr>
        <w:t>HTTP</w:t>
      </w:r>
      <w:r>
        <w:rPr>
          <w:rFonts w:hint="eastAsia"/>
        </w:rPr>
        <w:t>请求。</w:t>
      </w:r>
    </w:p>
    <w:p w14:paraId="4DC84156" w14:textId="77777777" w:rsidR="00765170" w:rsidRDefault="00876367">
      <w:pPr>
        <w:pStyle w:val="af3"/>
      </w:pPr>
      <w:bookmarkStart w:id="117" w:name="_Toc31096"/>
      <w:r>
        <w:rPr>
          <w:rFonts w:hint="eastAsia"/>
        </w:rPr>
        <w:t>（</w:t>
      </w:r>
      <w:r>
        <w:rPr>
          <w:rFonts w:hint="eastAsia"/>
        </w:rPr>
        <w:t>3</w:t>
      </w:r>
      <w:r>
        <w:rPr>
          <w:rFonts w:hint="eastAsia"/>
        </w:rPr>
        <w:t>）</w:t>
      </w:r>
      <w:r>
        <w:rPr>
          <w:rFonts w:hint="eastAsia"/>
        </w:rPr>
        <w:t xml:space="preserve"> </w:t>
      </w:r>
      <w:bookmarkEnd w:id="117"/>
      <w:r>
        <w:rPr>
          <w:rFonts w:hint="eastAsia"/>
        </w:rPr>
        <w:t>MySQL</w:t>
      </w:r>
    </w:p>
    <w:p w14:paraId="167F695F" w14:textId="77777777" w:rsidR="00765170" w:rsidRDefault="00876367">
      <w:pPr>
        <w:pStyle w:val="af1"/>
      </w:pPr>
      <w:r>
        <w:rPr>
          <w:rFonts w:hint="eastAsia"/>
        </w:rPr>
        <w:t>MySQL</w:t>
      </w:r>
      <w:r>
        <w:rPr>
          <w:rFonts w:hint="eastAsia"/>
        </w:rPr>
        <w:t>是关系型数据库的典型代表，是当前最流行的数据库之一，由</w:t>
      </w:r>
      <w:r>
        <w:rPr>
          <w:rFonts w:hint="eastAsia"/>
        </w:rPr>
        <w:t>MySQLAB</w:t>
      </w:r>
      <w:r>
        <w:rPr>
          <w:rFonts w:hint="eastAsia"/>
        </w:rPr>
        <w:t>公司开发。</w:t>
      </w:r>
      <w:r>
        <w:rPr>
          <w:rFonts w:hint="eastAsia"/>
        </w:rPr>
        <w:t>MySQL</w:t>
      </w:r>
      <w:r>
        <w:rPr>
          <w:rFonts w:hint="eastAsia"/>
        </w:rPr>
        <w:t>将数据存在于不同的表中，通过字段、主键、外键等。定义各种表内与表间的关系。</w:t>
      </w:r>
      <w:r>
        <w:rPr>
          <w:rFonts w:hint="eastAsia"/>
        </w:rPr>
        <w:t>MySQL</w:t>
      </w:r>
      <w:r>
        <w:rPr>
          <w:rFonts w:hint="eastAsia"/>
        </w:rPr>
        <w:t>使用的是最标准的</w:t>
      </w:r>
      <w:r>
        <w:rPr>
          <w:rFonts w:hint="eastAsia"/>
        </w:rPr>
        <w:t>SQL</w:t>
      </w:r>
      <w:r>
        <w:rPr>
          <w:rFonts w:hint="eastAsia"/>
        </w:rPr>
        <w:t>语言，体积小，速度快，开放源码，也因此成为了大多数中小型网站热衷的数据库。</w:t>
      </w:r>
      <w:r>
        <w:rPr>
          <w:rFonts w:hint="eastAsia"/>
        </w:rPr>
        <w:t>MySQL</w:t>
      </w:r>
      <w:r>
        <w:rPr>
          <w:rFonts w:hint="eastAsia"/>
        </w:rPr>
        <w:lastRenderedPageBreak/>
        <w:t>还有针对不同规模应用的三种架构，分别是单点，复制，集群，可以针对性的提供自己的功能。</w:t>
      </w:r>
    </w:p>
    <w:p w14:paraId="30FA0EEB" w14:textId="77777777" w:rsidR="00765170" w:rsidRDefault="00876367">
      <w:pPr>
        <w:pStyle w:val="af3"/>
      </w:pPr>
      <w:bookmarkStart w:id="118" w:name="_Toc25928"/>
      <w:r>
        <w:rPr>
          <w:rFonts w:hint="eastAsia"/>
        </w:rPr>
        <w:t>（</w:t>
      </w:r>
      <w:r>
        <w:rPr>
          <w:rFonts w:hint="eastAsia"/>
        </w:rPr>
        <w:t>4</w:t>
      </w:r>
      <w:r>
        <w:rPr>
          <w:rFonts w:hint="eastAsia"/>
        </w:rPr>
        <w:t>）</w:t>
      </w:r>
      <w:r>
        <w:rPr>
          <w:rFonts w:hint="eastAsia"/>
        </w:rPr>
        <w:t xml:space="preserve"> Element </w:t>
      </w:r>
      <w:bookmarkEnd w:id="118"/>
      <w:r>
        <w:rPr>
          <w:rFonts w:hint="eastAsia"/>
        </w:rPr>
        <w:t>UI</w:t>
      </w:r>
    </w:p>
    <w:p w14:paraId="041B2A10" w14:textId="77777777" w:rsidR="00765170" w:rsidRDefault="00876367">
      <w:pPr>
        <w:pStyle w:val="af1"/>
      </w:pPr>
      <w:r>
        <w:rPr>
          <w:rFonts w:hint="eastAsia"/>
        </w:rPr>
        <w:t>Element UI</w:t>
      </w:r>
      <w:r>
        <w:rPr>
          <w:rFonts w:hint="eastAsia"/>
        </w:rPr>
        <w:t>是当前最火的</w:t>
      </w:r>
      <w:r>
        <w:rPr>
          <w:rFonts w:hint="eastAsia"/>
        </w:rPr>
        <w:t>UI</w:t>
      </w:r>
      <w:r>
        <w:rPr>
          <w:rFonts w:hint="eastAsia"/>
        </w:rPr>
        <w:t>库之一，它不依赖于</w:t>
      </w:r>
      <w:r>
        <w:rPr>
          <w:rFonts w:hint="eastAsia"/>
        </w:rPr>
        <w:t>Vue</w:t>
      </w:r>
      <w:r>
        <w:rPr>
          <w:rFonts w:hint="eastAsia"/>
        </w:rPr>
        <w:t>，确实当前和</w:t>
      </w:r>
      <w:r>
        <w:rPr>
          <w:rFonts w:hint="eastAsia"/>
        </w:rPr>
        <w:t>Vue</w:t>
      </w:r>
      <w:r>
        <w:rPr>
          <w:rFonts w:hint="eastAsia"/>
        </w:rPr>
        <w:t>配合的最紧密最方便的</w:t>
      </w:r>
      <w:r>
        <w:rPr>
          <w:rFonts w:hint="eastAsia"/>
        </w:rPr>
        <w:t>UI</w:t>
      </w:r>
      <w:r>
        <w:rPr>
          <w:rFonts w:hint="eastAsia"/>
        </w:rPr>
        <w:t>库。它由饿了么前端团队开发，</w:t>
      </w:r>
      <w:r>
        <w:rPr>
          <w:rFonts w:hint="eastAsia"/>
        </w:rPr>
        <w:t>UI</w:t>
      </w:r>
      <w:r>
        <w:rPr>
          <w:rFonts w:hint="eastAsia"/>
        </w:rPr>
        <w:t>风格简约实用，提供大量提前写好的属性以及模板以供开发者使用，极大地提高了开发效率，他的组件化也是非常契合</w:t>
      </w:r>
      <w:r>
        <w:rPr>
          <w:rFonts w:hint="eastAsia"/>
        </w:rPr>
        <w:t>Vue</w:t>
      </w:r>
      <w:r>
        <w:rPr>
          <w:rFonts w:hint="eastAsia"/>
        </w:rPr>
        <w:t>的组件化思维，让</w:t>
      </w:r>
      <w:r>
        <w:rPr>
          <w:rFonts w:hint="eastAsia"/>
        </w:rPr>
        <w:t>Vue</w:t>
      </w:r>
      <w:r>
        <w:rPr>
          <w:rFonts w:hint="eastAsia"/>
        </w:rPr>
        <w:t>项目开发者无需大量重复写一些小组件，而将更加关注数据的处理。在引入方面，</w:t>
      </w:r>
      <w:r>
        <w:rPr>
          <w:rFonts w:hint="eastAsia"/>
        </w:rPr>
        <w:t>ElementUI</w:t>
      </w:r>
      <w:r>
        <w:rPr>
          <w:rFonts w:hint="eastAsia"/>
        </w:rPr>
        <w:t>提供全局引入和按需引入两种方式，根据用户不同需求进行使用。</w:t>
      </w:r>
    </w:p>
    <w:p w14:paraId="21294F60" w14:textId="77777777" w:rsidR="00765170" w:rsidRDefault="00876367">
      <w:pPr>
        <w:pStyle w:val="af3"/>
      </w:pPr>
      <w:bookmarkStart w:id="119" w:name="_Toc8082"/>
      <w:r>
        <w:rPr>
          <w:rFonts w:hint="eastAsia"/>
        </w:rPr>
        <w:t>（</w:t>
      </w:r>
      <w:r>
        <w:rPr>
          <w:rFonts w:hint="eastAsia"/>
        </w:rPr>
        <w:t>5</w:t>
      </w:r>
      <w:r>
        <w:rPr>
          <w:rFonts w:hint="eastAsia"/>
        </w:rPr>
        <w:t>）</w:t>
      </w:r>
      <w:r>
        <w:rPr>
          <w:rFonts w:hint="eastAsia"/>
        </w:rPr>
        <w:t xml:space="preserve"> Vue-cli</w:t>
      </w:r>
      <w:bookmarkEnd w:id="119"/>
    </w:p>
    <w:p w14:paraId="48D6EC1E" w14:textId="77777777" w:rsidR="00765170" w:rsidRDefault="00876367">
      <w:pPr>
        <w:pStyle w:val="af1"/>
      </w:pPr>
      <w:r>
        <w:rPr>
          <w:rFonts w:hint="eastAsia"/>
        </w:rPr>
        <w:t>Vue-cli</w:t>
      </w:r>
      <w:r>
        <w:rPr>
          <w:rFonts w:hint="eastAsia"/>
        </w:rPr>
        <w:t>是基于</w:t>
      </w:r>
      <w:r>
        <w:rPr>
          <w:rFonts w:hint="eastAsia"/>
        </w:rPr>
        <w:t>Vue</w:t>
      </w:r>
      <w:r>
        <w:rPr>
          <w:rFonts w:hint="eastAsia"/>
        </w:rPr>
        <w:t>进行开发的项目脚手架，可以快速进行</w:t>
      </w:r>
      <w:r>
        <w:rPr>
          <w:rFonts w:hint="eastAsia"/>
        </w:rPr>
        <w:t>Vue</w:t>
      </w:r>
      <w:r>
        <w:rPr>
          <w:rFonts w:hint="eastAsia"/>
        </w:rPr>
        <w:t>项目的快速搭建。</w:t>
      </w:r>
      <w:r>
        <w:rPr>
          <w:rFonts w:hint="eastAsia"/>
        </w:rPr>
        <w:t>Vue cli</w:t>
      </w:r>
      <w:r>
        <w:rPr>
          <w:rFonts w:hint="eastAsia"/>
        </w:rPr>
        <w:t>可以将</w:t>
      </w:r>
      <w:r>
        <w:rPr>
          <w:rFonts w:hint="eastAsia"/>
        </w:rPr>
        <w:t>Vue</w:t>
      </w:r>
      <w:r>
        <w:rPr>
          <w:rFonts w:hint="eastAsia"/>
        </w:rPr>
        <w:t>生态中的各个工具进行标准化管理，因为它默认内置</w:t>
      </w:r>
      <w:r>
        <w:rPr>
          <w:rFonts w:hint="eastAsia"/>
        </w:rPr>
        <w:t>Webpack</w:t>
      </w:r>
      <w:r>
        <w:rPr>
          <w:rFonts w:hint="eastAsia"/>
        </w:rPr>
        <w:t>工具，且有自带合理的包管理配置，可以扩展其他插件以保证插件与项目的平稳衔接。在安装</w:t>
      </w:r>
      <w:r>
        <w:rPr>
          <w:rFonts w:hint="eastAsia"/>
        </w:rPr>
        <w:t>Vue-cli</w:t>
      </w:r>
      <w:r>
        <w:rPr>
          <w:rFonts w:hint="eastAsia"/>
        </w:rPr>
        <w:t>之后，仅仅通过简单的命令行即可完成</w:t>
      </w:r>
      <w:r>
        <w:rPr>
          <w:rFonts w:hint="eastAsia"/>
        </w:rPr>
        <w:t>Vue</w:t>
      </w:r>
      <w:r>
        <w:rPr>
          <w:rFonts w:hint="eastAsia"/>
        </w:rPr>
        <w:t>项目的创建，再创建过程中可通过可视化的方式对</w:t>
      </w:r>
      <w:r>
        <w:rPr>
          <w:rFonts w:hint="eastAsia"/>
        </w:rPr>
        <w:t>Vue</w:t>
      </w:r>
      <w:r>
        <w:rPr>
          <w:rFonts w:hint="eastAsia"/>
        </w:rPr>
        <w:t>项目进行预设引入模块配置。</w:t>
      </w:r>
    </w:p>
    <w:p w14:paraId="782D175B" w14:textId="77777777" w:rsidR="00765170" w:rsidRDefault="00876367">
      <w:pPr>
        <w:pStyle w:val="af3"/>
      </w:pPr>
      <w:bookmarkStart w:id="120" w:name="_Toc3061"/>
      <w:r>
        <w:rPr>
          <w:rFonts w:hint="eastAsia"/>
        </w:rPr>
        <w:t>（</w:t>
      </w:r>
      <w:r>
        <w:rPr>
          <w:rFonts w:hint="eastAsia"/>
        </w:rPr>
        <w:t>6</w:t>
      </w:r>
      <w:r>
        <w:rPr>
          <w:rFonts w:hint="eastAsia"/>
        </w:rPr>
        <w:t>）</w:t>
      </w:r>
      <w:r>
        <w:rPr>
          <w:rFonts w:hint="eastAsia"/>
        </w:rPr>
        <w:t xml:space="preserve"> </w:t>
      </w:r>
      <w:bookmarkEnd w:id="120"/>
      <w:r>
        <w:rPr>
          <w:rFonts w:hint="eastAsia"/>
        </w:rPr>
        <w:t>Webpack</w:t>
      </w:r>
    </w:p>
    <w:p w14:paraId="74E603CD" w14:textId="77777777" w:rsidR="00765170" w:rsidRDefault="00876367">
      <w:pPr>
        <w:pStyle w:val="af1"/>
      </w:pPr>
      <w:r>
        <w:rPr>
          <w:rFonts w:hint="eastAsia"/>
        </w:rPr>
        <w:t>Webpack</w:t>
      </w:r>
      <w:r>
        <w:rPr>
          <w:rFonts w:hint="eastAsia"/>
        </w:rPr>
        <w:t>是一种模块打包工具，使用</w:t>
      </w:r>
      <w:r>
        <w:rPr>
          <w:rFonts w:hint="eastAsia"/>
        </w:rPr>
        <w:t>Webpack</w:t>
      </w:r>
      <w:r>
        <w:rPr>
          <w:rFonts w:hint="eastAsia"/>
        </w:rPr>
        <w:t>可以管理项目中模块之间的依赖关系，可以将各模块之间的文件进行打包生成</w:t>
      </w:r>
      <w:r>
        <w:rPr>
          <w:rFonts w:hint="eastAsia"/>
        </w:rPr>
        <w:t>web</w:t>
      </w:r>
      <w:r>
        <w:rPr>
          <w:rFonts w:hint="eastAsia"/>
        </w:rPr>
        <w:t>页面所需要的</w:t>
      </w:r>
      <w:r>
        <w:rPr>
          <w:rFonts w:hint="eastAsia"/>
        </w:rPr>
        <w:t>Html</w:t>
      </w:r>
      <w:r>
        <w:rPr>
          <w:rFonts w:hint="eastAsia"/>
        </w:rPr>
        <w:t>、</w:t>
      </w:r>
      <w:r>
        <w:rPr>
          <w:rFonts w:hint="eastAsia"/>
        </w:rPr>
        <w:t>Css</w:t>
      </w:r>
      <w:r>
        <w:rPr>
          <w:rFonts w:hint="eastAsia"/>
        </w:rPr>
        <w:t>、</w:t>
      </w:r>
      <w:r>
        <w:rPr>
          <w:rFonts w:hint="eastAsia"/>
        </w:rPr>
        <w:t>Js</w:t>
      </w:r>
      <w:r>
        <w:rPr>
          <w:rFonts w:hint="eastAsia"/>
        </w:rPr>
        <w:t>以及其他静态资源文件，让开发过程更加高效。</w:t>
      </w:r>
      <w:r>
        <w:rPr>
          <w:rFonts w:hint="eastAsia"/>
        </w:rPr>
        <w:t>Webpack</w:t>
      </w:r>
      <w:r>
        <w:rPr>
          <w:rFonts w:hint="eastAsia"/>
        </w:rPr>
        <w:t>会自动将各模块之间的调用关系进行分析，优化并生成最后的静态资源。</w:t>
      </w:r>
      <w:r>
        <w:rPr>
          <w:rFonts w:hint="eastAsia"/>
        </w:rPr>
        <w:t>Webpack</w:t>
      </w:r>
      <w:r>
        <w:rPr>
          <w:rFonts w:hint="eastAsia"/>
        </w:rPr>
        <w:t>将整个项目当成整体，从给定的主文件开始寻找项目中所有的依赖文件，通过</w:t>
      </w:r>
      <w:r>
        <w:rPr>
          <w:rFonts w:hint="eastAsia"/>
        </w:rPr>
        <w:t>Loaders</w:t>
      </w:r>
      <w:r>
        <w:rPr>
          <w:rFonts w:hint="eastAsia"/>
        </w:rPr>
        <w:t>来进行处理，将这些文件编译转化打包成为浏览器可以识别的</w:t>
      </w:r>
      <w:r>
        <w:rPr>
          <w:rFonts w:hint="eastAsia"/>
        </w:rPr>
        <w:t>Js</w:t>
      </w:r>
      <w:r>
        <w:rPr>
          <w:rFonts w:hint="eastAsia"/>
        </w:rPr>
        <w:t>文件。除了</w:t>
      </w:r>
      <w:r>
        <w:rPr>
          <w:rFonts w:hint="eastAsia"/>
        </w:rPr>
        <w:t>Loaders</w:t>
      </w:r>
      <w:r>
        <w:rPr>
          <w:rFonts w:hint="eastAsia"/>
        </w:rPr>
        <w:t>，</w:t>
      </w:r>
      <w:r>
        <w:rPr>
          <w:rFonts w:hint="eastAsia"/>
        </w:rPr>
        <w:t>Webpack</w:t>
      </w:r>
      <w:r>
        <w:rPr>
          <w:rFonts w:hint="eastAsia"/>
        </w:rPr>
        <w:t>还可以使用</w:t>
      </w:r>
      <w:r>
        <w:rPr>
          <w:rFonts w:hint="eastAsia"/>
        </w:rPr>
        <w:t>Plugin</w:t>
      </w:r>
      <w:r>
        <w:rPr>
          <w:rFonts w:hint="eastAsia"/>
        </w:rPr>
        <w:t>来对打包进行优化压缩，用以生成体积更小的</w:t>
      </w:r>
      <w:r>
        <w:rPr>
          <w:rFonts w:hint="eastAsia"/>
        </w:rPr>
        <w:t>Bundle</w:t>
      </w:r>
      <w:r>
        <w:rPr>
          <w:rFonts w:hint="eastAsia"/>
        </w:rPr>
        <w:t>文件，使页面加载时更快。</w:t>
      </w:r>
    </w:p>
    <w:p w14:paraId="372CD884" w14:textId="77777777" w:rsidR="00765170" w:rsidRDefault="00876367">
      <w:r>
        <w:rPr>
          <w:rFonts w:hint="eastAsia"/>
        </w:rPr>
        <w:br w:type="page"/>
      </w:r>
    </w:p>
    <w:p w14:paraId="4E7B2255" w14:textId="77777777" w:rsidR="00765170" w:rsidRDefault="00876367">
      <w:pPr>
        <w:pStyle w:val="ad"/>
      </w:pPr>
      <w:bookmarkStart w:id="121" w:name="_Toc8977"/>
      <w:bookmarkStart w:id="122" w:name="_Toc22311"/>
      <w:r>
        <w:rPr>
          <w:rFonts w:hint="eastAsia"/>
        </w:rPr>
        <w:lastRenderedPageBreak/>
        <w:t xml:space="preserve">3 </w:t>
      </w:r>
      <w:r>
        <w:rPr>
          <w:rFonts w:hint="eastAsia"/>
        </w:rPr>
        <w:t>系统设计</w:t>
      </w:r>
      <w:bookmarkEnd w:id="121"/>
      <w:bookmarkEnd w:id="122"/>
    </w:p>
    <w:p w14:paraId="64E103AC" w14:textId="77777777" w:rsidR="00765170" w:rsidRDefault="00876367">
      <w:pPr>
        <w:pStyle w:val="af"/>
      </w:pPr>
      <w:bookmarkStart w:id="123" w:name="_Toc7914"/>
      <w:r>
        <w:rPr>
          <w:rFonts w:hint="eastAsia"/>
        </w:rPr>
        <w:t>3.1</w:t>
      </w:r>
      <w:r>
        <w:rPr>
          <w:rFonts w:hint="eastAsia"/>
        </w:rPr>
        <w:t>需求概述</w:t>
      </w:r>
      <w:bookmarkEnd w:id="123"/>
    </w:p>
    <w:p w14:paraId="2756D3CC" w14:textId="77777777" w:rsidR="00765170" w:rsidRDefault="00876367">
      <w:pPr>
        <w:pStyle w:val="af1"/>
      </w:pPr>
      <w:r>
        <w:rPr>
          <w:rFonts w:hint="eastAsia"/>
        </w:rPr>
        <w:t>本网站开发所要达成的目的是在方便客户对于汽车的选购的同时满足客户能够多方面获取汽车讯息的需求。因此系统需要汽车新闻、交流工具、车友会以及汽车选购市场等功能。并要求界面简洁，流程简单且安全。此外，为避免线下二手车市场的复杂情况，还应该提供二手车交易功能，通过使用该功能，用户可以自主提交二手车发售消息，从而为客户提供直接交流的平台。</w:t>
      </w:r>
    </w:p>
    <w:p w14:paraId="49080BAE" w14:textId="77777777" w:rsidR="00765170" w:rsidRDefault="00876367">
      <w:pPr>
        <w:pStyle w:val="af1"/>
      </w:pPr>
      <w:r>
        <w:rPr>
          <w:rFonts w:hint="eastAsia"/>
        </w:rPr>
        <w:t>网站管理</w:t>
      </w:r>
      <w:r>
        <w:t>方面</w:t>
      </w:r>
      <w:r>
        <w:rPr>
          <w:rFonts w:hint="eastAsia"/>
        </w:rPr>
        <w:t>，超级管理员和商户应该可以在自己权限范围内对汽车资讯、新车信息进行管理。在提交数据过程中，前台应当负责对于数据进行验证，符合规范的情况下才允许数据上传。</w:t>
      </w:r>
    </w:p>
    <w:p w14:paraId="54B4F27E" w14:textId="77777777" w:rsidR="00765170" w:rsidRDefault="00876367">
      <w:pPr>
        <w:pStyle w:val="af1"/>
      </w:pPr>
      <w:r>
        <w:rPr>
          <w:rFonts w:hint="eastAsia"/>
        </w:rPr>
        <w:t>服务器方面，消息发布功能有上传文件的需求，因此需要搭建在线服务器。本课题采用阿里云轻量化服务器，在其中部署</w:t>
      </w:r>
      <w:r>
        <w:rPr>
          <w:rFonts w:hint="eastAsia"/>
        </w:rPr>
        <w:t>Tomcat</w:t>
      </w:r>
      <w:r>
        <w:rPr>
          <w:rFonts w:hint="eastAsia"/>
        </w:rPr>
        <w:t>服务，提供在线资源。</w:t>
      </w:r>
    </w:p>
    <w:p w14:paraId="3CC7B546" w14:textId="77777777" w:rsidR="00765170" w:rsidRDefault="00876367">
      <w:pPr>
        <w:pStyle w:val="af"/>
      </w:pPr>
      <w:bookmarkStart w:id="124" w:name="_Toc27272"/>
      <w:r>
        <w:rPr>
          <w:rFonts w:hint="eastAsia"/>
        </w:rPr>
        <w:t>3.2</w:t>
      </w:r>
      <w:r>
        <w:rPr>
          <w:rFonts w:hint="eastAsia"/>
        </w:rPr>
        <w:t>需求分析</w:t>
      </w:r>
      <w:bookmarkEnd w:id="124"/>
    </w:p>
    <w:p w14:paraId="54820EAD" w14:textId="77777777" w:rsidR="00765170" w:rsidRDefault="00876367">
      <w:pPr>
        <w:pStyle w:val="af3"/>
      </w:pPr>
      <w:r>
        <w:rPr>
          <w:rFonts w:hint="eastAsia"/>
        </w:rPr>
        <w:t>（</w:t>
      </w:r>
      <w:r>
        <w:rPr>
          <w:rFonts w:hint="eastAsia"/>
        </w:rPr>
        <w:t>1</w:t>
      </w:r>
      <w:r>
        <w:rPr>
          <w:rFonts w:hint="eastAsia"/>
        </w:rPr>
        <w:t>）</w:t>
      </w:r>
      <w:r>
        <w:rPr>
          <w:rFonts w:hint="eastAsia"/>
        </w:rPr>
        <w:t xml:space="preserve"> </w:t>
      </w:r>
      <w:r>
        <w:rPr>
          <w:rFonts w:hint="eastAsia"/>
        </w:rPr>
        <w:t>登录注册模块</w:t>
      </w:r>
    </w:p>
    <w:p w14:paraId="1C79F14B" w14:textId="77777777" w:rsidR="00765170" w:rsidRDefault="00876367">
      <w:pPr>
        <w:pStyle w:val="af1"/>
        <w:snapToGrid/>
        <w:spacing w:line="240" w:lineRule="auto"/>
      </w:pPr>
      <w:r>
        <w:rPr>
          <w:rFonts w:hint="eastAsia"/>
        </w:rPr>
        <w:t>登录：登录模块需要对用户信息进行验证，通过验证结果告知用户登录结果。登录成功后，需要让用户保持登录状态。</w:t>
      </w:r>
    </w:p>
    <w:p w14:paraId="0D2A9A0C" w14:textId="77777777" w:rsidR="00765170" w:rsidRDefault="00765170">
      <w:pPr>
        <w:pStyle w:val="af1"/>
        <w:snapToGrid/>
        <w:spacing w:line="240" w:lineRule="auto"/>
      </w:pPr>
    </w:p>
    <w:p w14:paraId="366482FF" w14:textId="77777777" w:rsidR="00765170" w:rsidRDefault="00876367">
      <w:pPr>
        <w:pStyle w:val="af1"/>
        <w:snapToGrid/>
        <w:spacing w:line="240" w:lineRule="auto"/>
        <w:jc w:val="center"/>
      </w:pPr>
      <w:r>
        <w:rPr>
          <w:noProof/>
        </w:rPr>
        <w:drawing>
          <wp:inline distT="0" distB="0" distL="114935" distR="114935" wp14:anchorId="057E42F7" wp14:editId="57DBA837">
            <wp:extent cx="2169160" cy="2734945"/>
            <wp:effectExtent l="0" t="0" r="0" b="0"/>
            <wp:docPr id="28"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 descr="wps"/>
                    <pic:cNvPicPr>
                      <a:picLocks noChangeAspect="1"/>
                    </pic:cNvPicPr>
                  </pic:nvPicPr>
                  <pic:blipFill>
                    <a:blip r:embed="rId11"/>
                    <a:stretch>
                      <a:fillRect/>
                    </a:stretch>
                  </pic:blipFill>
                  <pic:spPr>
                    <a:xfrm>
                      <a:off x="0" y="0"/>
                      <a:ext cx="2169160" cy="2734945"/>
                    </a:xfrm>
                    <a:prstGeom prst="rect">
                      <a:avLst/>
                    </a:prstGeom>
                  </pic:spPr>
                </pic:pic>
              </a:graphicData>
            </a:graphic>
          </wp:inline>
        </w:drawing>
      </w:r>
    </w:p>
    <w:p w14:paraId="490232CC" w14:textId="77777777" w:rsidR="00765170" w:rsidRDefault="00876367">
      <w:pPr>
        <w:pStyle w:val="af5"/>
        <w:spacing w:after="312"/>
      </w:pPr>
      <w:r>
        <w:rPr>
          <w:rFonts w:hint="eastAsia"/>
        </w:rPr>
        <w:t>图</w:t>
      </w:r>
      <w:r>
        <w:rPr>
          <w:rFonts w:hint="eastAsia"/>
        </w:rPr>
        <w:t xml:space="preserve"> 3.1 </w:t>
      </w:r>
      <w:r>
        <w:rPr>
          <w:rFonts w:hint="eastAsia"/>
        </w:rPr>
        <w:t>用户登录流程图</w:t>
      </w:r>
    </w:p>
    <w:p w14:paraId="7463A4DB" w14:textId="77777777" w:rsidR="00765170" w:rsidRDefault="00765170">
      <w:pPr>
        <w:pStyle w:val="af1"/>
        <w:ind w:firstLineChars="0" w:firstLine="420"/>
      </w:pPr>
    </w:p>
    <w:p w14:paraId="2DB86337" w14:textId="77777777" w:rsidR="00765170" w:rsidRDefault="00876367">
      <w:pPr>
        <w:pStyle w:val="af1"/>
        <w:snapToGrid/>
        <w:spacing w:line="240" w:lineRule="auto"/>
        <w:ind w:firstLineChars="0" w:firstLine="420"/>
      </w:pPr>
      <w:r>
        <w:rPr>
          <w:rFonts w:hint="eastAsia"/>
        </w:rPr>
        <w:t>注册：注册页面需要用户填写用户名、密码等信息。后台需要对用户提交的数据进行查重。查重通过则完成用户名密码填写，但需要对未让用户填写的字段进行默认值设置。</w:t>
      </w:r>
    </w:p>
    <w:p w14:paraId="15C2FFFD" w14:textId="77777777" w:rsidR="00765170" w:rsidRDefault="00876367">
      <w:pPr>
        <w:pStyle w:val="af1"/>
        <w:snapToGrid/>
        <w:spacing w:line="240" w:lineRule="auto"/>
        <w:ind w:firstLineChars="0" w:firstLine="420"/>
        <w:jc w:val="center"/>
      </w:pPr>
      <w:r>
        <w:rPr>
          <w:rFonts w:hint="eastAsia"/>
          <w:noProof/>
        </w:rPr>
        <w:lastRenderedPageBreak/>
        <w:drawing>
          <wp:inline distT="0" distB="0" distL="114935" distR="114935" wp14:anchorId="20D11F72" wp14:editId="11B02D9C">
            <wp:extent cx="1218565" cy="2647950"/>
            <wp:effectExtent l="0" t="0" r="0" b="0"/>
            <wp:docPr id="29"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2" descr="wps"/>
                    <pic:cNvPicPr>
                      <a:picLocks noChangeAspect="1"/>
                    </pic:cNvPicPr>
                  </pic:nvPicPr>
                  <pic:blipFill>
                    <a:blip r:embed="rId12"/>
                    <a:stretch>
                      <a:fillRect/>
                    </a:stretch>
                  </pic:blipFill>
                  <pic:spPr>
                    <a:xfrm>
                      <a:off x="0" y="0"/>
                      <a:ext cx="1218565" cy="2647950"/>
                    </a:xfrm>
                    <a:prstGeom prst="rect">
                      <a:avLst/>
                    </a:prstGeom>
                  </pic:spPr>
                </pic:pic>
              </a:graphicData>
            </a:graphic>
          </wp:inline>
        </w:drawing>
      </w:r>
    </w:p>
    <w:p w14:paraId="74E33991" w14:textId="77777777" w:rsidR="00765170" w:rsidRDefault="00876367">
      <w:pPr>
        <w:pStyle w:val="af5"/>
        <w:spacing w:after="312"/>
      </w:pPr>
      <w:r>
        <w:rPr>
          <w:rFonts w:hint="eastAsia"/>
        </w:rPr>
        <w:t>图</w:t>
      </w:r>
      <w:r>
        <w:rPr>
          <w:rFonts w:hint="eastAsia"/>
        </w:rPr>
        <w:t xml:space="preserve"> 3.2 </w:t>
      </w:r>
      <w:r>
        <w:rPr>
          <w:rFonts w:hint="eastAsia"/>
        </w:rPr>
        <w:t>用户注册流程图</w:t>
      </w:r>
    </w:p>
    <w:p w14:paraId="4C245368" w14:textId="77777777" w:rsidR="00765170" w:rsidRDefault="00765170">
      <w:pPr>
        <w:pStyle w:val="af5"/>
        <w:spacing w:after="312"/>
        <w:jc w:val="both"/>
      </w:pPr>
    </w:p>
    <w:p w14:paraId="28A08DA1" w14:textId="77777777" w:rsidR="00765170" w:rsidRDefault="00876367">
      <w:pPr>
        <w:pStyle w:val="af3"/>
      </w:pPr>
      <w:r>
        <w:rPr>
          <w:rFonts w:hint="eastAsia"/>
        </w:rPr>
        <w:t>（</w:t>
      </w:r>
      <w:r>
        <w:rPr>
          <w:rFonts w:hint="eastAsia"/>
        </w:rPr>
        <w:t>2</w:t>
      </w:r>
      <w:r>
        <w:rPr>
          <w:rFonts w:hint="eastAsia"/>
        </w:rPr>
        <w:t>）</w:t>
      </w:r>
      <w:r>
        <w:rPr>
          <w:rFonts w:hint="eastAsia"/>
        </w:rPr>
        <w:t xml:space="preserve"> </w:t>
      </w:r>
      <w:r>
        <w:rPr>
          <w:rFonts w:hint="eastAsia"/>
        </w:rPr>
        <w:t>新车</w:t>
      </w:r>
      <w:r>
        <w:rPr>
          <w:rFonts w:hint="eastAsia"/>
        </w:rPr>
        <w:t>/</w:t>
      </w:r>
      <w:r>
        <w:rPr>
          <w:rFonts w:hint="eastAsia"/>
        </w:rPr>
        <w:t>二手车选购模块</w:t>
      </w:r>
    </w:p>
    <w:p w14:paraId="326632F4" w14:textId="77777777" w:rsidR="00765170" w:rsidRDefault="00876367">
      <w:pPr>
        <w:pStyle w:val="af1"/>
      </w:pPr>
      <w:r>
        <w:rPr>
          <w:rFonts w:hint="eastAsia"/>
        </w:rPr>
        <w:t>市场存在的汽车品牌数量庞大，因此需要设计一个条件查询工具供用户使用。</w:t>
      </w:r>
    </w:p>
    <w:p w14:paraId="15BD8FD6" w14:textId="77777777" w:rsidR="00765170" w:rsidRDefault="00876367">
      <w:pPr>
        <w:pStyle w:val="af1"/>
        <w:ind w:firstLineChars="0" w:firstLine="0"/>
      </w:pPr>
      <w:r>
        <w:rPr>
          <w:rFonts w:hint="eastAsia"/>
        </w:rPr>
        <w:t>用户选订汽车提交支付信息后，后台需要对支付密码、余额等以此进行检验。完成订购后，需要在订单表和车库表插入新订单与新车信息。如果是二手车购买，则需要修改车辆所属人。</w:t>
      </w:r>
    </w:p>
    <w:p w14:paraId="2443CC60" w14:textId="77777777" w:rsidR="00765170" w:rsidRDefault="00876367">
      <w:pPr>
        <w:pStyle w:val="af1"/>
        <w:jc w:val="center"/>
      </w:pPr>
      <w:r>
        <w:rPr>
          <w:rFonts w:hint="eastAsia"/>
          <w:noProof/>
        </w:rPr>
        <w:drawing>
          <wp:inline distT="0" distB="0" distL="114300" distR="114300" wp14:anchorId="2ED2814E" wp14:editId="5CB759B0">
            <wp:extent cx="4127500" cy="3712210"/>
            <wp:effectExtent l="0" t="0" r="0" b="0"/>
            <wp:docPr id="30"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3" descr="wps"/>
                    <pic:cNvPicPr>
                      <a:picLocks noChangeAspect="1"/>
                    </pic:cNvPicPr>
                  </pic:nvPicPr>
                  <pic:blipFill>
                    <a:blip r:embed="rId13"/>
                    <a:stretch>
                      <a:fillRect/>
                    </a:stretch>
                  </pic:blipFill>
                  <pic:spPr>
                    <a:xfrm>
                      <a:off x="0" y="0"/>
                      <a:ext cx="4127500" cy="3712210"/>
                    </a:xfrm>
                    <a:prstGeom prst="rect">
                      <a:avLst/>
                    </a:prstGeom>
                  </pic:spPr>
                </pic:pic>
              </a:graphicData>
            </a:graphic>
          </wp:inline>
        </w:drawing>
      </w:r>
    </w:p>
    <w:p w14:paraId="58044B3A" w14:textId="77777777" w:rsidR="00765170" w:rsidRDefault="00876367">
      <w:pPr>
        <w:pStyle w:val="af5"/>
        <w:spacing w:after="312"/>
      </w:pPr>
      <w:r>
        <w:rPr>
          <w:rFonts w:hint="eastAsia"/>
        </w:rPr>
        <w:t>图</w:t>
      </w:r>
      <w:r>
        <w:rPr>
          <w:rFonts w:hint="eastAsia"/>
        </w:rPr>
        <w:t xml:space="preserve"> 3.3 </w:t>
      </w:r>
      <w:r>
        <w:rPr>
          <w:rFonts w:hint="eastAsia"/>
        </w:rPr>
        <w:t>汽车交易流程图</w:t>
      </w:r>
    </w:p>
    <w:p w14:paraId="37C6CD6F" w14:textId="77777777" w:rsidR="00765170" w:rsidRDefault="00765170">
      <w:pPr>
        <w:pStyle w:val="af3"/>
      </w:pPr>
    </w:p>
    <w:p w14:paraId="60C3DB3D" w14:textId="77777777" w:rsidR="00765170" w:rsidRDefault="00876367">
      <w:pPr>
        <w:pStyle w:val="af3"/>
      </w:pPr>
      <w:r>
        <w:rPr>
          <w:rFonts w:hint="eastAsia"/>
        </w:rPr>
        <w:t>（</w:t>
      </w:r>
      <w:r>
        <w:rPr>
          <w:rFonts w:hint="eastAsia"/>
        </w:rPr>
        <w:t>3</w:t>
      </w:r>
      <w:r>
        <w:rPr>
          <w:rFonts w:hint="eastAsia"/>
        </w:rPr>
        <w:t>）</w:t>
      </w:r>
      <w:r>
        <w:rPr>
          <w:rFonts w:hint="eastAsia"/>
        </w:rPr>
        <w:t xml:space="preserve"> </w:t>
      </w:r>
      <w:r>
        <w:rPr>
          <w:rFonts w:hint="eastAsia"/>
        </w:rPr>
        <w:t>车库模块</w:t>
      </w:r>
    </w:p>
    <w:p w14:paraId="54BE8AAD" w14:textId="77777777" w:rsidR="00765170" w:rsidRDefault="00876367">
      <w:pPr>
        <w:pStyle w:val="af1"/>
      </w:pPr>
      <w:r>
        <w:rPr>
          <w:rFonts w:hint="eastAsia"/>
        </w:rPr>
        <w:t>个人车库中主要涉及已购车辆的展示与个人车辆挂售的功能，因此需要提供用户修改车辆挂售信息的工具。每一次修改挂售信息，后台都需要校验用户提供的支付密码，以防他人操作。</w:t>
      </w:r>
    </w:p>
    <w:p w14:paraId="2CDAEEAF" w14:textId="77777777" w:rsidR="00765170" w:rsidRDefault="00765170">
      <w:pPr>
        <w:pStyle w:val="af1"/>
      </w:pPr>
    </w:p>
    <w:p w14:paraId="66036F43" w14:textId="77777777" w:rsidR="00765170" w:rsidRDefault="00876367">
      <w:pPr>
        <w:pStyle w:val="af1"/>
        <w:spacing w:line="240" w:lineRule="auto"/>
        <w:jc w:val="center"/>
      </w:pPr>
      <w:r>
        <w:rPr>
          <w:noProof/>
        </w:rPr>
        <w:drawing>
          <wp:inline distT="0" distB="0" distL="114300" distR="114300" wp14:anchorId="00F8924D" wp14:editId="5B1153E3">
            <wp:extent cx="1607820" cy="3422650"/>
            <wp:effectExtent l="0" t="0" r="0" b="0"/>
            <wp:docPr id="31"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4" descr="wps"/>
                    <pic:cNvPicPr>
                      <a:picLocks noChangeAspect="1"/>
                    </pic:cNvPicPr>
                  </pic:nvPicPr>
                  <pic:blipFill>
                    <a:blip r:embed="rId14"/>
                    <a:stretch>
                      <a:fillRect/>
                    </a:stretch>
                  </pic:blipFill>
                  <pic:spPr>
                    <a:xfrm>
                      <a:off x="0" y="0"/>
                      <a:ext cx="1607820" cy="3422650"/>
                    </a:xfrm>
                    <a:prstGeom prst="rect">
                      <a:avLst/>
                    </a:prstGeom>
                  </pic:spPr>
                </pic:pic>
              </a:graphicData>
            </a:graphic>
          </wp:inline>
        </w:drawing>
      </w:r>
    </w:p>
    <w:p w14:paraId="2CD04651" w14:textId="77777777" w:rsidR="00765170" w:rsidRDefault="00876367">
      <w:pPr>
        <w:pStyle w:val="af5"/>
        <w:spacing w:after="312"/>
      </w:pPr>
      <w:r>
        <w:rPr>
          <w:rFonts w:hint="eastAsia"/>
        </w:rPr>
        <w:t>图</w:t>
      </w:r>
      <w:r>
        <w:rPr>
          <w:rFonts w:hint="eastAsia"/>
        </w:rPr>
        <w:t xml:space="preserve"> 3.4 </w:t>
      </w:r>
      <w:r>
        <w:rPr>
          <w:rFonts w:hint="eastAsia"/>
        </w:rPr>
        <w:t>汽车挂售流程图</w:t>
      </w:r>
    </w:p>
    <w:p w14:paraId="4D265742" w14:textId="77777777" w:rsidR="00765170" w:rsidRDefault="00765170">
      <w:pPr>
        <w:pStyle w:val="af3"/>
        <w:ind w:leftChars="200" w:left="480"/>
      </w:pPr>
    </w:p>
    <w:p w14:paraId="52EE63E7" w14:textId="77777777" w:rsidR="00765170" w:rsidRDefault="00876367">
      <w:pPr>
        <w:pStyle w:val="af3"/>
      </w:pPr>
      <w:r>
        <w:rPr>
          <w:rFonts w:hint="eastAsia"/>
        </w:rPr>
        <w:t>（</w:t>
      </w:r>
      <w:r>
        <w:rPr>
          <w:rFonts w:hint="eastAsia"/>
        </w:rPr>
        <w:t>4</w:t>
      </w:r>
      <w:r>
        <w:rPr>
          <w:rFonts w:hint="eastAsia"/>
        </w:rPr>
        <w:t>）</w:t>
      </w:r>
      <w:r>
        <w:rPr>
          <w:rFonts w:hint="eastAsia"/>
        </w:rPr>
        <w:t xml:space="preserve"> </w:t>
      </w:r>
      <w:r>
        <w:rPr>
          <w:rFonts w:hint="eastAsia"/>
        </w:rPr>
        <w:t>车友会模块</w:t>
      </w:r>
    </w:p>
    <w:p w14:paraId="1E7B8876" w14:textId="77777777" w:rsidR="00765170" w:rsidRDefault="00876367">
      <w:pPr>
        <w:pStyle w:val="af1"/>
      </w:pPr>
      <w:r>
        <w:rPr>
          <w:rFonts w:hint="eastAsia"/>
        </w:rPr>
        <w:t>车友会首页会提供所有品牌车友会的入口。选择一个车友会进入之后，会展示车友会近期发表的帖子的简述信息，点击查看全文可以浏览帖子的具体内容。每个帖子提供评论功能，也可以查看近期评论并能够发布个人评论。用户发布帖子需要同时能够发布图片与文字。</w:t>
      </w:r>
    </w:p>
    <w:p w14:paraId="042ECDCB" w14:textId="77777777" w:rsidR="00765170" w:rsidRDefault="00876367">
      <w:pPr>
        <w:pStyle w:val="af3"/>
      </w:pPr>
      <w:r>
        <w:rPr>
          <w:rFonts w:hint="eastAsia"/>
        </w:rPr>
        <w:t>（</w:t>
      </w:r>
      <w:r>
        <w:rPr>
          <w:rFonts w:hint="eastAsia"/>
        </w:rPr>
        <w:t>5</w:t>
      </w:r>
      <w:r>
        <w:rPr>
          <w:rFonts w:hint="eastAsia"/>
        </w:rPr>
        <w:t>）</w:t>
      </w:r>
      <w:r>
        <w:rPr>
          <w:rFonts w:hint="eastAsia"/>
        </w:rPr>
        <w:t xml:space="preserve"> </w:t>
      </w:r>
      <w:r>
        <w:rPr>
          <w:rFonts w:hint="eastAsia"/>
        </w:rPr>
        <w:t>车辆管理模块</w:t>
      </w:r>
    </w:p>
    <w:p w14:paraId="12999DB2" w14:textId="77777777" w:rsidR="00765170" w:rsidRDefault="00876367">
      <w:pPr>
        <w:pStyle w:val="af1"/>
      </w:pPr>
      <w:r>
        <w:rPr>
          <w:rFonts w:hint="eastAsia"/>
        </w:rPr>
        <w:t>车辆管理模块需要商家权限，同时需要提供新车上传，车辆信息编辑以及删除功能。</w:t>
      </w:r>
    </w:p>
    <w:p w14:paraId="2A436AF1" w14:textId="77777777" w:rsidR="00765170" w:rsidRDefault="00876367">
      <w:pPr>
        <w:pStyle w:val="af3"/>
      </w:pPr>
      <w:r>
        <w:rPr>
          <w:rFonts w:hint="eastAsia"/>
        </w:rPr>
        <w:t>（</w:t>
      </w:r>
      <w:r>
        <w:rPr>
          <w:rFonts w:hint="eastAsia"/>
        </w:rPr>
        <w:t>7</w:t>
      </w:r>
      <w:r>
        <w:rPr>
          <w:rFonts w:hint="eastAsia"/>
        </w:rPr>
        <w:t>）</w:t>
      </w:r>
      <w:r>
        <w:rPr>
          <w:rFonts w:hint="eastAsia"/>
        </w:rPr>
        <w:t xml:space="preserve"> </w:t>
      </w:r>
      <w:r>
        <w:rPr>
          <w:rFonts w:hint="eastAsia"/>
        </w:rPr>
        <w:t>资讯管理模块</w:t>
      </w:r>
    </w:p>
    <w:p w14:paraId="776A58A5" w14:textId="77777777" w:rsidR="00765170" w:rsidRDefault="00876367">
      <w:pPr>
        <w:pStyle w:val="af1"/>
        <w:tabs>
          <w:tab w:val="left" w:pos="2398"/>
        </w:tabs>
      </w:pPr>
      <w:r>
        <w:rPr>
          <w:rFonts w:hint="eastAsia"/>
        </w:rPr>
        <w:t>资讯管理模块需要超级管理员权限。需要提供资讯上传，编辑，删除等功能。</w:t>
      </w:r>
    </w:p>
    <w:p w14:paraId="45D79B84" w14:textId="77777777" w:rsidR="00765170" w:rsidRDefault="00876367">
      <w:pPr>
        <w:pStyle w:val="af3"/>
      </w:pPr>
      <w:r>
        <w:rPr>
          <w:rFonts w:hint="eastAsia"/>
        </w:rPr>
        <w:t>（</w:t>
      </w:r>
      <w:r>
        <w:rPr>
          <w:rFonts w:hint="eastAsia"/>
        </w:rPr>
        <w:t>8</w:t>
      </w:r>
      <w:r>
        <w:rPr>
          <w:rFonts w:hint="eastAsia"/>
        </w:rPr>
        <w:t>）</w:t>
      </w:r>
      <w:r>
        <w:rPr>
          <w:rFonts w:hint="eastAsia"/>
        </w:rPr>
        <w:t xml:space="preserve"> </w:t>
      </w:r>
      <w:r>
        <w:rPr>
          <w:rFonts w:hint="eastAsia"/>
        </w:rPr>
        <w:t>个人中心模块</w:t>
      </w:r>
    </w:p>
    <w:p w14:paraId="7B75EE3E" w14:textId="77777777" w:rsidR="00765170" w:rsidRDefault="00876367">
      <w:pPr>
        <w:pStyle w:val="af1"/>
      </w:pPr>
      <w:r>
        <w:rPr>
          <w:rFonts w:hint="eastAsia"/>
        </w:rPr>
        <w:t>个人中心模块需要完成的功能主要包含信息的更改，头像上传。用户只能够</w:t>
      </w:r>
      <w:r>
        <w:rPr>
          <w:rFonts w:hint="eastAsia"/>
        </w:rPr>
        <w:lastRenderedPageBreak/>
        <w:t>选择的本地文件上传头像。用户可以选择个人身份，可以申请成为某品牌客服。</w:t>
      </w:r>
    </w:p>
    <w:p w14:paraId="7641B1D0" w14:textId="77777777" w:rsidR="00765170" w:rsidRDefault="00876367">
      <w:pPr>
        <w:pStyle w:val="af"/>
      </w:pPr>
      <w:bookmarkStart w:id="125" w:name="_Toc29217"/>
      <w:bookmarkStart w:id="126" w:name="_Toc1123"/>
      <w:r>
        <w:rPr>
          <w:rFonts w:hint="eastAsia"/>
        </w:rPr>
        <w:t>3.3</w:t>
      </w:r>
      <w:r>
        <w:rPr>
          <w:rFonts w:hint="eastAsia"/>
        </w:rPr>
        <w:t>功能模块设计</w:t>
      </w:r>
      <w:bookmarkEnd w:id="125"/>
      <w:bookmarkEnd w:id="126"/>
    </w:p>
    <w:p w14:paraId="514F6AFA" w14:textId="77777777" w:rsidR="00765170" w:rsidRDefault="00876367">
      <w:pPr>
        <w:pStyle w:val="af3"/>
      </w:pPr>
      <w:bookmarkStart w:id="127" w:name="_Toc24980"/>
      <w:r>
        <w:rPr>
          <w:rFonts w:hint="eastAsia"/>
        </w:rPr>
        <w:t>（</w:t>
      </w:r>
      <w:r>
        <w:rPr>
          <w:rFonts w:hint="eastAsia"/>
        </w:rPr>
        <w:t>1</w:t>
      </w:r>
      <w:r>
        <w:rPr>
          <w:rFonts w:hint="eastAsia"/>
        </w:rPr>
        <w:t>）</w:t>
      </w:r>
      <w:r>
        <w:rPr>
          <w:rFonts w:hint="eastAsia"/>
        </w:rPr>
        <w:t xml:space="preserve"> </w:t>
      </w:r>
      <w:r>
        <w:rPr>
          <w:rFonts w:hint="eastAsia"/>
        </w:rPr>
        <w:t>登录注册模块</w:t>
      </w:r>
      <w:bookmarkEnd w:id="127"/>
    </w:p>
    <w:p w14:paraId="6EC7E0BE" w14:textId="77777777" w:rsidR="00765170" w:rsidRDefault="00876367">
      <w:pPr>
        <w:pStyle w:val="af1"/>
        <w:snapToGrid/>
        <w:spacing w:line="240" w:lineRule="auto"/>
      </w:pPr>
      <w:r>
        <w:rPr>
          <w:rFonts w:hint="eastAsia"/>
        </w:rPr>
        <w:t>登录：对于用户信息验证，均在后台完成。后台根据用户名查找对应密码完成验证并返回用户</w:t>
      </w:r>
      <w:r>
        <w:rPr>
          <w:rFonts w:hint="eastAsia"/>
        </w:rPr>
        <w:t>id</w:t>
      </w:r>
      <w:r>
        <w:rPr>
          <w:rFonts w:hint="eastAsia"/>
        </w:rPr>
        <w:t>。前端将用户</w:t>
      </w:r>
      <w:r>
        <w:rPr>
          <w:rFonts w:hint="eastAsia"/>
        </w:rPr>
        <w:t>id</w:t>
      </w:r>
      <w:r>
        <w:rPr>
          <w:rFonts w:hint="eastAsia"/>
        </w:rPr>
        <w:t>保存如</w:t>
      </w:r>
      <w:r>
        <w:rPr>
          <w:rFonts w:hint="eastAsia"/>
        </w:rPr>
        <w:t>session</w:t>
      </w:r>
      <w:r>
        <w:rPr>
          <w:rFonts w:hint="eastAsia"/>
        </w:rPr>
        <w:t>即可保持登录状态。紧接着再次通过用户</w:t>
      </w:r>
      <w:r>
        <w:rPr>
          <w:rFonts w:hint="eastAsia"/>
        </w:rPr>
        <w:t>id</w:t>
      </w:r>
      <w:r>
        <w:rPr>
          <w:rFonts w:hint="eastAsia"/>
        </w:rPr>
        <w:t>查询出除密码外的所有用户信息，前端将用户信息保存在</w:t>
      </w:r>
      <w:r>
        <w:rPr>
          <w:rFonts w:hint="eastAsia"/>
        </w:rPr>
        <w:t>Vuex</w:t>
      </w:r>
      <w:r>
        <w:rPr>
          <w:rFonts w:hint="eastAsia"/>
        </w:rPr>
        <w:t>中以便随时调用。</w:t>
      </w:r>
      <w:bookmarkStart w:id="128" w:name="_Toc3619"/>
    </w:p>
    <w:p w14:paraId="0505D6C2" w14:textId="77777777" w:rsidR="00765170" w:rsidRDefault="00876367">
      <w:pPr>
        <w:pStyle w:val="af1"/>
        <w:snapToGrid/>
        <w:spacing w:line="240" w:lineRule="auto"/>
        <w:ind w:firstLineChars="0" w:firstLine="420"/>
      </w:pPr>
      <w:r>
        <w:rPr>
          <w:rFonts w:hint="eastAsia"/>
        </w:rPr>
        <w:t>注册：用户注册信息提交后，后台调用查重功能对用户注册信息查重。通过查重后，对于余额、头像等字段分别设置了默认值，以避免数据库查询时报错。</w:t>
      </w:r>
    </w:p>
    <w:p w14:paraId="4C0C7C29" w14:textId="77777777" w:rsidR="00765170" w:rsidRDefault="00876367">
      <w:pPr>
        <w:pStyle w:val="af3"/>
      </w:pPr>
      <w:r>
        <w:rPr>
          <w:rFonts w:hint="eastAsia"/>
        </w:rPr>
        <w:t>（</w:t>
      </w:r>
      <w:r>
        <w:rPr>
          <w:rFonts w:hint="eastAsia"/>
        </w:rPr>
        <w:t>2</w:t>
      </w:r>
      <w:r>
        <w:rPr>
          <w:rFonts w:hint="eastAsia"/>
        </w:rPr>
        <w:t>）</w:t>
      </w:r>
      <w:r>
        <w:rPr>
          <w:rFonts w:hint="eastAsia"/>
        </w:rPr>
        <w:t xml:space="preserve"> </w:t>
      </w:r>
      <w:r>
        <w:rPr>
          <w:rFonts w:hint="eastAsia"/>
        </w:rPr>
        <w:t>新车</w:t>
      </w:r>
      <w:r>
        <w:rPr>
          <w:rFonts w:hint="eastAsia"/>
        </w:rPr>
        <w:t>/</w:t>
      </w:r>
      <w:r>
        <w:rPr>
          <w:rFonts w:hint="eastAsia"/>
        </w:rPr>
        <w:t>二手车选购模块</w:t>
      </w:r>
      <w:bookmarkEnd w:id="128"/>
    </w:p>
    <w:p w14:paraId="160406C4" w14:textId="77777777" w:rsidR="00765170" w:rsidRDefault="00876367">
      <w:pPr>
        <w:pStyle w:val="af1"/>
      </w:pPr>
      <w:r>
        <w:rPr>
          <w:rFonts w:hint="eastAsia"/>
        </w:rPr>
        <w:t>车辆选购模块包含三个小模块，分别是选车、与商家交谈、购买付款。</w:t>
      </w:r>
    </w:p>
    <w:p w14:paraId="338446D3" w14:textId="77777777" w:rsidR="00765170" w:rsidRDefault="00876367">
      <w:pPr>
        <w:pStyle w:val="af1"/>
      </w:pPr>
      <w:r>
        <w:rPr>
          <w:rFonts w:hint="eastAsia"/>
        </w:rPr>
        <w:t>选车环节为满足客户需求，设置了多条件选择器，可以通过品牌、车型、价格区间、名称等多个条件进行筛选，以此提供符合用户条件的车辆列表以供用户选购。</w:t>
      </w:r>
    </w:p>
    <w:p w14:paraId="749DDA46" w14:textId="77777777" w:rsidR="00765170" w:rsidRDefault="00876367">
      <w:pPr>
        <w:pStyle w:val="af1"/>
      </w:pPr>
      <w:r>
        <w:rPr>
          <w:rFonts w:hint="eastAsia"/>
        </w:rPr>
        <w:t>为了让用户得以了解到信息能够清楚明了，为用户提供与商家发消息的平台。只要相应商家有客服在线的情况下，就可以随时进行咨询。一旦双方建立了通讯，即使客服或用户已经下线，未读的消息也会在下次通讯时展示出来。</w:t>
      </w:r>
    </w:p>
    <w:p w14:paraId="66CBB686" w14:textId="77777777" w:rsidR="00765170" w:rsidRDefault="00876367">
      <w:pPr>
        <w:pStyle w:val="af1"/>
      </w:pPr>
      <w:r>
        <w:rPr>
          <w:rFonts w:hint="eastAsia"/>
        </w:rPr>
        <w:t>点击购买车辆后，会出现表单，其中会有车辆相关信息以供用户确认，用户需要输入支付密码并提交表单。表单会在后台以此对支付密码，账户余额进行验证，验证通过之后就会进行金额转移的流程。新车完成购买之后，会新增订单记录，并将新车入库。二手车完成购买之后，除了新增订单记录，车库中二手车的所属人信息会进行相应更新。</w:t>
      </w:r>
      <w:bookmarkStart w:id="129" w:name="_Toc2042"/>
    </w:p>
    <w:p w14:paraId="30261FB4" w14:textId="77777777" w:rsidR="00765170" w:rsidRDefault="00876367">
      <w:pPr>
        <w:pStyle w:val="af3"/>
      </w:pPr>
      <w:r>
        <w:rPr>
          <w:rFonts w:hint="eastAsia"/>
        </w:rPr>
        <w:t>（</w:t>
      </w:r>
      <w:r>
        <w:rPr>
          <w:rFonts w:hint="eastAsia"/>
        </w:rPr>
        <w:t>3</w:t>
      </w:r>
      <w:r>
        <w:rPr>
          <w:rFonts w:hint="eastAsia"/>
        </w:rPr>
        <w:t>）</w:t>
      </w:r>
      <w:r>
        <w:rPr>
          <w:rFonts w:hint="eastAsia"/>
        </w:rPr>
        <w:t xml:space="preserve"> </w:t>
      </w:r>
      <w:r>
        <w:rPr>
          <w:rFonts w:hint="eastAsia"/>
        </w:rPr>
        <w:t>车库模块</w:t>
      </w:r>
      <w:bookmarkEnd w:id="129"/>
    </w:p>
    <w:p w14:paraId="419AFAE2" w14:textId="77777777" w:rsidR="00765170" w:rsidRDefault="00876367">
      <w:pPr>
        <w:pStyle w:val="af1"/>
      </w:pPr>
      <w:r>
        <w:rPr>
          <w:rFonts w:hint="eastAsia"/>
        </w:rPr>
        <w:t>个人车库中主要涉及已购车辆的展示，个人车辆的挂售、取消挂售的功能。</w:t>
      </w:r>
    </w:p>
    <w:p w14:paraId="7197764F" w14:textId="77777777" w:rsidR="00765170" w:rsidRDefault="00876367">
      <w:pPr>
        <w:pStyle w:val="af1"/>
      </w:pPr>
      <w:r>
        <w:rPr>
          <w:rFonts w:hint="eastAsia"/>
        </w:rPr>
        <w:t>当车主需要将自己的车辆卖出时，会出现表单让用户填写售价以及个人支付密码等信息。填写完毕之后，后台对车主密码进行验证，验证通过即将车辆添加到二手车市场。个人车库中的该车也将处于挂售状态，车主可随时取消挂售。</w:t>
      </w:r>
    </w:p>
    <w:p w14:paraId="5AA2961B" w14:textId="77777777" w:rsidR="00765170" w:rsidRDefault="00876367">
      <w:pPr>
        <w:pStyle w:val="af1"/>
      </w:pPr>
      <w:r>
        <w:rPr>
          <w:rFonts w:hint="eastAsia"/>
        </w:rPr>
        <w:t>在二手车市场中的车被购买之后，车辆所属人会被修改成买家。</w:t>
      </w:r>
      <w:bookmarkStart w:id="130" w:name="_Toc7885"/>
    </w:p>
    <w:p w14:paraId="2A6568BF" w14:textId="77777777" w:rsidR="00765170" w:rsidRDefault="00876367">
      <w:pPr>
        <w:pStyle w:val="af3"/>
      </w:pPr>
      <w:r>
        <w:rPr>
          <w:rFonts w:hint="eastAsia"/>
        </w:rPr>
        <w:t>（</w:t>
      </w:r>
      <w:r>
        <w:rPr>
          <w:rFonts w:hint="eastAsia"/>
        </w:rPr>
        <w:t>4</w:t>
      </w:r>
      <w:r>
        <w:rPr>
          <w:rFonts w:hint="eastAsia"/>
        </w:rPr>
        <w:t>）</w:t>
      </w:r>
      <w:r>
        <w:rPr>
          <w:rFonts w:hint="eastAsia"/>
        </w:rPr>
        <w:t xml:space="preserve"> </w:t>
      </w:r>
      <w:r>
        <w:rPr>
          <w:rFonts w:hint="eastAsia"/>
        </w:rPr>
        <w:t>车友会模块</w:t>
      </w:r>
      <w:bookmarkEnd w:id="130"/>
    </w:p>
    <w:p w14:paraId="0F702030" w14:textId="77777777" w:rsidR="00765170" w:rsidRDefault="00876367">
      <w:pPr>
        <w:pStyle w:val="af1"/>
      </w:pPr>
      <w:r>
        <w:rPr>
          <w:rFonts w:hint="eastAsia"/>
        </w:rPr>
        <w:t>车友会首页通过查询车友会表获取全部车友会信息。在每个车友会论坛中，默认展示最近的十条帖子。每条帖子默认只展示简要信息，但可以通过点击查看详情按钮查看帖子具体内容。</w:t>
      </w:r>
    </w:p>
    <w:p w14:paraId="5B8F78C6" w14:textId="77777777" w:rsidR="00765170" w:rsidRDefault="00876367">
      <w:pPr>
        <w:pStyle w:val="af1"/>
      </w:pPr>
      <w:r>
        <w:rPr>
          <w:rFonts w:hint="eastAsia"/>
        </w:rPr>
        <w:t>发布帖子功能采用的是富文本文本框，可以往里面直接添加图片，并可以设置字体。</w:t>
      </w:r>
    </w:p>
    <w:p w14:paraId="2A192BA2" w14:textId="77777777" w:rsidR="00765170" w:rsidRDefault="00876367">
      <w:pPr>
        <w:pStyle w:val="af3"/>
      </w:pPr>
      <w:bookmarkStart w:id="131" w:name="_Toc14272"/>
      <w:r>
        <w:rPr>
          <w:rFonts w:hint="eastAsia"/>
        </w:rPr>
        <w:t>（</w:t>
      </w:r>
      <w:r>
        <w:rPr>
          <w:rFonts w:hint="eastAsia"/>
        </w:rPr>
        <w:t>5</w:t>
      </w:r>
      <w:r>
        <w:rPr>
          <w:rFonts w:hint="eastAsia"/>
        </w:rPr>
        <w:t>）</w:t>
      </w:r>
      <w:r>
        <w:rPr>
          <w:rFonts w:hint="eastAsia"/>
        </w:rPr>
        <w:t xml:space="preserve"> </w:t>
      </w:r>
      <w:r>
        <w:rPr>
          <w:rFonts w:hint="eastAsia"/>
        </w:rPr>
        <w:t>车辆管理模块</w:t>
      </w:r>
      <w:bookmarkEnd w:id="131"/>
    </w:p>
    <w:p w14:paraId="22ABA851" w14:textId="77777777" w:rsidR="00765170" w:rsidRDefault="00876367">
      <w:pPr>
        <w:pStyle w:val="af1"/>
      </w:pPr>
      <w:r>
        <w:rPr>
          <w:rFonts w:hint="eastAsia"/>
        </w:rPr>
        <w:lastRenderedPageBreak/>
        <w:t>车辆管理模块在</w:t>
      </w:r>
      <w:r>
        <w:rPr>
          <w:rFonts w:hint="eastAsia"/>
        </w:rPr>
        <w:t>route.js</w:t>
      </w:r>
      <w:r>
        <w:rPr>
          <w:rFonts w:hint="eastAsia"/>
        </w:rPr>
        <w:t>中设置了身份限制，只有商家身份可以进入。</w:t>
      </w:r>
    </w:p>
    <w:p w14:paraId="2E64E353" w14:textId="77777777" w:rsidR="00765170" w:rsidRDefault="00876367">
      <w:pPr>
        <w:pStyle w:val="af1"/>
      </w:pPr>
      <w:r>
        <w:rPr>
          <w:rFonts w:hint="eastAsia"/>
        </w:rPr>
        <w:t>新车上传以及编辑功能必须给提供车辆名字，展示图，售价，相关参数等信息，否则无法上传或保存信息成功。车辆展示图将通过调用云服务器上的文件上传接口，先完成图片上传保存，再获取保存路径与其他车辆信息一起存入数据库中。</w:t>
      </w:r>
    </w:p>
    <w:p w14:paraId="6F71ADF5" w14:textId="77777777" w:rsidR="00765170" w:rsidRDefault="00876367">
      <w:pPr>
        <w:pStyle w:val="af3"/>
      </w:pPr>
      <w:bookmarkStart w:id="132" w:name="_Toc24399"/>
      <w:r>
        <w:rPr>
          <w:rFonts w:hint="eastAsia"/>
        </w:rPr>
        <w:t>（</w:t>
      </w:r>
      <w:r>
        <w:rPr>
          <w:rFonts w:hint="eastAsia"/>
        </w:rPr>
        <w:t>7</w:t>
      </w:r>
      <w:r>
        <w:rPr>
          <w:rFonts w:hint="eastAsia"/>
        </w:rPr>
        <w:t>）</w:t>
      </w:r>
      <w:r>
        <w:rPr>
          <w:rFonts w:hint="eastAsia"/>
        </w:rPr>
        <w:t xml:space="preserve"> </w:t>
      </w:r>
      <w:r>
        <w:rPr>
          <w:rFonts w:hint="eastAsia"/>
        </w:rPr>
        <w:t>资讯管理模块</w:t>
      </w:r>
      <w:bookmarkEnd w:id="132"/>
    </w:p>
    <w:p w14:paraId="772B82CA" w14:textId="77777777" w:rsidR="00765170" w:rsidRDefault="00876367">
      <w:pPr>
        <w:pStyle w:val="af1"/>
        <w:tabs>
          <w:tab w:val="left" w:pos="2398"/>
        </w:tabs>
      </w:pPr>
      <w:r>
        <w:rPr>
          <w:rFonts w:hint="eastAsia"/>
        </w:rPr>
        <w:t>资讯管理模块在</w:t>
      </w:r>
      <w:r>
        <w:rPr>
          <w:rFonts w:hint="eastAsia"/>
        </w:rPr>
        <w:t>route.js</w:t>
      </w:r>
      <w:r>
        <w:rPr>
          <w:rFonts w:hint="eastAsia"/>
        </w:rPr>
        <w:t>文件中设置了身份限制，只有超级管理员身份能够进入。新增</w:t>
      </w:r>
      <w:r>
        <w:rPr>
          <w:rFonts w:hint="eastAsia"/>
        </w:rPr>
        <w:t>/</w:t>
      </w:r>
      <w:r>
        <w:rPr>
          <w:rFonts w:hint="eastAsia"/>
        </w:rPr>
        <w:t>编辑功能按照要求填写相应字段即可进行资讯的上传与保存。</w:t>
      </w:r>
      <w:bookmarkStart w:id="133" w:name="_Toc14581"/>
      <w:r>
        <w:rPr>
          <w:rFonts w:hint="eastAsia"/>
        </w:rPr>
        <w:t>上传接口部署在服务器里共开发环境调用，文件资源的上传与调用都由服务器提供，资讯信息的图片与信息保存方式与车辆管理模块的设计方式类似。</w:t>
      </w:r>
    </w:p>
    <w:p w14:paraId="5B458A13" w14:textId="77777777" w:rsidR="00765170" w:rsidRDefault="00876367">
      <w:pPr>
        <w:pStyle w:val="af3"/>
        <w:numPr>
          <w:ilvl w:val="0"/>
          <w:numId w:val="2"/>
        </w:numPr>
      </w:pPr>
      <w:r>
        <w:rPr>
          <w:rFonts w:hint="eastAsia"/>
        </w:rPr>
        <w:t>个人中心模块</w:t>
      </w:r>
      <w:bookmarkEnd w:id="133"/>
    </w:p>
    <w:p w14:paraId="15CEDD23" w14:textId="77777777" w:rsidR="00765170" w:rsidRDefault="00876367">
      <w:pPr>
        <w:pStyle w:val="af1"/>
      </w:pPr>
      <w:r>
        <w:rPr>
          <w:rFonts w:hint="eastAsia"/>
        </w:rPr>
        <w:t>个人中心的头像通过</w:t>
      </w:r>
      <w:r>
        <w:rPr>
          <w:rFonts w:hint="eastAsia"/>
        </w:rPr>
        <w:t>Element</w:t>
      </w:r>
      <w:r>
        <w:rPr>
          <w:rFonts w:hint="eastAsia"/>
        </w:rPr>
        <w:t>组件库的头像上传组件以及服务器端的文件上传接口完成上传，上传时直接存放访问路径到数据库中用户表的头像字段。个人其他信息的修改，通过表单信息提交到后端更新用户信息接口即可完成修改。</w:t>
      </w:r>
    </w:p>
    <w:p w14:paraId="3C064036" w14:textId="77777777" w:rsidR="00765170" w:rsidRDefault="00876367">
      <w:pPr>
        <w:pStyle w:val="af"/>
      </w:pPr>
      <w:bookmarkStart w:id="134" w:name="_Toc25642"/>
      <w:bookmarkStart w:id="135" w:name="_Toc20636"/>
      <w:r>
        <w:rPr>
          <w:rFonts w:hint="eastAsia"/>
        </w:rPr>
        <w:t>3.4</w:t>
      </w:r>
      <w:r>
        <w:rPr>
          <w:rFonts w:hint="eastAsia"/>
        </w:rPr>
        <w:t>数据库设计</w:t>
      </w:r>
      <w:bookmarkEnd w:id="134"/>
      <w:bookmarkEnd w:id="135"/>
    </w:p>
    <w:p w14:paraId="56DA2FCF" w14:textId="77777777" w:rsidR="00765170" w:rsidRDefault="00876367">
      <w:pPr>
        <w:pStyle w:val="af1"/>
      </w:pPr>
      <w:r>
        <w:rPr>
          <w:rFonts w:hint="eastAsia"/>
        </w:rPr>
        <w:t>关于汽车资讯网站数据库关联见图</w:t>
      </w:r>
      <w:r>
        <w:rPr>
          <w:rFonts w:hint="eastAsia"/>
        </w:rPr>
        <w:t>3.1</w:t>
      </w:r>
      <w:r>
        <w:rPr>
          <w:rFonts w:hint="eastAsia"/>
        </w:rPr>
        <w:t>：</w:t>
      </w:r>
    </w:p>
    <w:p w14:paraId="0B68EA06" w14:textId="77777777" w:rsidR="00765170" w:rsidRDefault="00876367">
      <w:pPr>
        <w:pStyle w:val="af1"/>
      </w:pPr>
      <w:r>
        <w:rPr>
          <w:rFonts w:hint="eastAsia"/>
          <w:noProof/>
        </w:rPr>
        <w:drawing>
          <wp:inline distT="0" distB="0" distL="114300" distR="114300" wp14:anchorId="42CC02FB" wp14:editId="279B427C">
            <wp:extent cx="5367020" cy="2865120"/>
            <wp:effectExtent l="0" t="0" r="0" b="0"/>
            <wp:docPr id="27"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5" descr="wps"/>
                    <pic:cNvPicPr>
                      <a:picLocks noChangeAspect="1"/>
                    </pic:cNvPicPr>
                  </pic:nvPicPr>
                  <pic:blipFill>
                    <a:blip r:embed="rId15"/>
                    <a:stretch>
                      <a:fillRect/>
                    </a:stretch>
                  </pic:blipFill>
                  <pic:spPr>
                    <a:xfrm>
                      <a:off x="0" y="0"/>
                      <a:ext cx="5367020" cy="2865120"/>
                    </a:xfrm>
                    <a:prstGeom prst="rect">
                      <a:avLst/>
                    </a:prstGeom>
                  </pic:spPr>
                </pic:pic>
              </a:graphicData>
            </a:graphic>
          </wp:inline>
        </w:drawing>
      </w:r>
    </w:p>
    <w:p w14:paraId="52E6A924" w14:textId="77777777" w:rsidR="00765170" w:rsidRDefault="00876367">
      <w:pPr>
        <w:pStyle w:val="af5"/>
        <w:spacing w:after="312"/>
      </w:pPr>
      <w:bookmarkStart w:id="136" w:name="_Toc25325"/>
      <w:r>
        <w:rPr>
          <w:rFonts w:hint="eastAsia"/>
        </w:rPr>
        <w:t>图</w:t>
      </w:r>
      <w:r>
        <w:rPr>
          <w:rFonts w:hint="eastAsia"/>
        </w:rPr>
        <w:t xml:space="preserve">3.5 </w:t>
      </w:r>
      <w:r>
        <w:rPr>
          <w:rFonts w:hint="eastAsia"/>
        </w:rPr>
        <w:t>数据库关系</w:t>
      </w:r>
      <w:r>
        <w:rPr>
          <w:rFonts w:hint="eastAsia"/>
        </w:rPr>
        <w:t>ER</w:t>
      </w:r>
      <w:r>
        <w:rPr>
          <w:rFonts w:hint="eastAsia"/>
        </w:rPr>
        <w:t>图</w:t>
      </w:r>
    </w:p>
    <w:p w14:paraId="75F3B66C" w14:textId="77777777" w:rsidR="00765170" w:rsidRDefault="00765170">
      <w:pPr>
        <w:pStyle w:val="af1"/>
      </w:pPr>
    </w:p>
    <w:p w14:paraId="21AA401A" w14:textId="77777777" w:rsidR="00765170" w:rsidRDefault="00876367">
      <w:pPr>
        <w:pStyle w:val="af1"/>
      </w:pPr>
      <w:r>
        <w:rPr>
          <w:rFonts w:hint="eastAsia"/>
        </w:rPr>
        <w:t>图</w:t>
      </w:r>
      <w:r>
        <w:rPr>
          <w:rFonts w:hint="eastAsia"/>
        </w:rPr>
        <w:t>3.1</w:t>
      </w:r>
      <w:r>
        <w:rPr>
          <w:rFonts w:hint="eastAsia"/>
        </w:rPr>
        <w:t>的</w:t>
      </w:r>
      <w:r>
        <w:rPr>
          <w:rFonts w:hint="eastAsia"/>
        </w:rPr>
        <w:t>ER</w:t>
      </w:r>
      <w:r>
        <w:rPr>
          <w:rFonts w:hint="eastAsia"/>
        </w:rPr>
        <w:t>图表示汽车资讯网站数据库各表之间的关联。车库表用于存放已经被购买的车辆，其中包含车辆</w:t>
      </w:r>
      <w:r>
        <w:rPr>
          <w:rFonts w:hint="eastAsia"/>
        </w:rPr>
        <w:t>id</w:t>
      </w:r>
      <w:r>
        <w:rPr>
          <w:rFonts w:hint="eastAsia"/>
        </w:rPr>
        <w:t>、购买人</w:t>
      </w:r>
      <w:r>
        <w:rPr>
          <w:rFonts w:hint="eastAsia"/>
        </w:rPr>
        <w:t>id</w:t>
      </w:r>
      <w:r>
        <w:rPr>
          <w:rFonts w:hint="eastAsia"/>
        </w:rPr>
        <w:t>、当前汽车状态等信息。车库表通过汽车</w:t>
      </w:r>
      <w:r>
        <w:rPr>
          <w:rFonts w:hint="eastAsia"/>
        </w:rPr>
        <w:t>id</w:t>
      </w:r>
      <w:r>
        <w:rPr>
          <w:rFonts w:hint="eastAsia"/>
        </w:rPr>
        <w:t>与用户</w:t>
      </w:r>
      <w:r>
        <w:rPr>
          <w:rFonts w:hint="eastAsia"/>
        </w:rPr>
        <w:t>id</w:t>
      </w:r>
      <w:r>
        <w:rPr>
          <w:rFonts w:hint="eastAsia"/>
        </w:rPr>
        <w:t>分别于汽车库和用户表关联，可以获知买车的具体用户及具体车辆。品牌表记录品牌信息，负责发布汽车。汽车表有品牌</w:t>
      </w:r>
      <w:r>
        <w:rPr>
          <w:rFonts w:hint="eastAsia"/>
        </w:rPr>
        <w:t>id</w:t>
      </w:r>
      <w:r>
        <w:rPr>
          <w:rFonts w:hint="eastAsia"/>
        </w:rPr>
        <w:t>以查询具体</w:t>
      </w:r>
      <w:r>
        <w:rPr>
          <w:rFonts w:hint="eastAsia"/>
        </w:rPr>
        <w:lastRenderedPageBreak/>
        <w:t>品牌。品牌表与车友会表一一对应，通过品牌</w:t>
      </w:r>
      <w:r>
        <w:rPr>
          <w:rFonts w:hint="eastAsia"/>
        </w:rPr>
        <w:t>id</w:t>
      </w:r>
      <w:r>
        <w:rPr>
          <w:rFonts w:hint="eastAsia"/>
        </w:rPr>
        <w:t>相关联。论坛帖子表用于记录已发布的论坛贴，通过车友会</w:t>
      </w:r>
      <w:r>
        <w:rPr>
          <w:rFonts w:hint="eastAsia"/>
        </w:rPr>
        <w:t>id</w:t>
      </w:r>
      <w:r>
        <w:rPr>
          <w:rFonts w:hint="eastAsia"/>
        </w:rPr>
        <w:t>和用户</w:t>
      </w:r>
      <w:r>
        <w:rPr>
          <w:rFonts w:hint="eastAsia"/>
        </w:rPr>
        <w:t>id</w:t>
      </w:r>
      <w:r>
        <w:rPr>
          <w:rFonts w:hint="eastAsia"/>
        </w:rPr>
        <w:t>字段可以分别获知发布帖子的车友会平台以及发帖人信息。用户发布消息会记录到消息表，每条记录会包含发送者</w:t>
      </w:r>
      <w:r>
        <w:rPr>
          <w:rFonts w:hint="eastAsia"/>
        </w:rPr>
        <w:t>/</w:t>
      </w:r>
      <w:r>
        <w:rPr>
          <w:rFonts w:hint="eastAsia"/>
        </w:rPr>
        <w:t>接受者的</w:t>
      </w:r>
      <w:r>
        <w:rPr>
          <w:rFonts w:hint="eastAsia"/>
        </w:rPr>
        <w:t>id</w:t>
      </w:r>
      <w:r>
        <w:rPr>
          <w:rFonts w:hint="eastAsia"/>
        </w:rPr>
        <w:t>、消息内容、发送时间等信息。</w:t>
      </w:r>
    </w:p>
    <w:p w14:paraId="1B69EA75" w14:textId="77777777" w:rsidR="00765170" w:rsidRDefault="00876367">
      <w:pPr>
        <w:pStyle w:val="af3"/>
      </w:pPr>
      <w:r>
        <w:rPr>
          <w:rFonts w:hint="eastAsia"/>
        </w:rPr>
        <w:t>（</w:t>
      </w:r>
      <w:r>
        <w:rPr>
          <w:rFonts w:hint="eastAsia"/>
        </w:rPr>
        <w:t>1</w:t>
      </w:r>
      <w:r>
        <w:rPr>
          <w:rFonts w:hint="eastAsia"/>
        </w:rPr>
        <w:t>）</w:t>
      </w:r>
      <w:r>
        <w:rPr>
          <w:rFonts w:hint="eastAsia"/>
        </w:rPr>
        <w:t xml:space="preserve"> </w:t>
      </w:r>
      <w:r>
        <w:rPr>
          <w:rFonts w:hint="eastAsia"/>
        </w:rPr>
        <w:t>车库表</w:t>
      </w:r>
      <w:bookmarkEnd w:id="136"/>
    </w:p>
    <w:p w14:paraId="49544925" w14:textId="77777777" w:rsidR="00765170" w:rsidRDefault="00876367">
      <w:pPr>
        <w:pStyle w:val="af1"/>
      </w:pPr>
      <w:r>
        <w:rPr>
          <w:rFonts w:hint="eastAsia"/>
        </w:rPr>
        <w:t>车库表信息：车库表</w:t>
      </w:r>
      <w:r>
        <w:rPr>
          <w:rFonts w:hint="eastAsia"/>
        </w:rPr>
        <w:t>id</w:t>
      </w:r>
      <w:r>
        <w:rPr>
          <w:rFonts w:hint="eastAsia"/>
        </w:rPr>
        <w:t>，汽车表</w:t>
      </w:r>
      <w:r>
        <w:rPr>
          <w:rFonts w:hint="eastAsia"/>
        </w:rPr>
        <w:t>id</w:t>
      </w:r>
      <w:r>
        <w:rPr>
          <w:rFonts w:hint="eastAsia"/>
        </w:rPr>
        <w:t>，用户表</w:t>
      </w:r>
      <w:r>
        <w:rPr>
          <w:rFonts w:hint="eastAsia"/>
        </w:rPr>
        <w:t>id</w:t>
      </w:r>
      <w:r>
        <w:rPr>
          <w:rFonts w:hint="eastAsia"/>
        </w:rPr>
        <w:t>，车牌号，里程数，订单</w:t>
      </w:r>
      <w:r>
        <w:rPr>
          <w:rFonts w:hint="eastAsia"/>
        </w:rPr>
        <w:t>id</w:t>
      </w:r>
      <w:r>
        <w:rPr>
          <w:rFonts w:hint="eastAsia"/>
        </w:rPr>
        <w:t>，售出状态（在库</w:t>
      </w:r>
      <w:r>
        <w:rPr>
          <w:rFonts w:hint="eastAsia"/>
        </w:rPr>
        <w:t>/</w:t>
      </w:r>
      <w:r>
        <w:rPr>
          <w:rFonts w:hint="eastAsia"/>
        </w:rPr>
        <w:t>在售</w:t>
      </w:r>
      <w:r>
        <w:rPr>
          <w:rFonts w:hint="eastAsia"/>
        </w:rPr>
        <w:t>/</w:t>
      </w:r>
      <w:r>
        <w:rPr>
          <w:rFonts w:hint="eastAsia"/>
        </w:rPr>
        <w:t>已售），定价</w:t>
      </w:r>
    </w:p>
    <w:p w14:paraId="4186E496" w14:textId="77777777" w:rsidR="00765170" w:rsidRDefault="00765170">
      <w:pPr>
        <w:pStyle w:val="af1"/>
        <w:ind w:firstLineChars="0" w:firstLine="0"/>
      </w:pPr>
    </w:p>
    <w:p w14:paraId="6EFC27A8" w14:textId="77777777" w:rsidR="00765170" w:rsidRDefault="00876367">
      <w:pPr>
        <w:pStyle w:val="af5"/>
        <w:spacing w:after="312"/>
      </w:pPr>
      <w:r>
        <w:rPr>
          <w:rFonts w:hint="eastAsia"/>
        </w:rPr>
        <w:t>表</w:t>
      </w:r>
      <w:r>
        <w:rPr>
          <w:rFonts w:hint="eastAsia"/>
        </w:rPr>
        <w:t xml:space="preserve">3.1 </w:t>
      </w:r>
      <w:r>
        <w:rPr>
          <w:rFonts w:hint="eastAsia"/>
        </w:rPr>
        <w:t>车库表</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60"/>
        <w:gridCol w:w="1284"/>
        <w:gridCol w:w="1216"/>
        <w:gridCol w:w="1370"/>
        <w:gridCol w:w="1290"/>
      </w:tblGrid>
      <w:tr w:rsidR="00765170" w14:paraId="46471E86" w14:textId="77777777">
        <w:trPr>
          <w:trHeight w:hRule="exact" w:val="454"/>
          <w:jc w:val="center"/>
        </w:trPr>
        <w:tc>
          <w:tcPr>
            <w:tcW w:w="960" w:type="dxa"/>
            <w:tcBorders>
              <w:top w:val="single" w:sz="12" w:space="0" w:color="auto"/>
              <w:left w:val="nil"/>
              <w:bottom w:val="single" w:sz="8" w:space="0" w:color="auto"/>
              <w:right w:val="nil"/>
            </w:tcBorders>
            <w:shd w:val="clear" w:color="auto" w:fill="auto"/>
            <w:noWrap/>
            <w:vAlign w:val="center"/>
          </w:tcPr>
          <w:p w14:paraId="5A8A37B7" w14:textId="77777777" w:rsidR="00765170" w:rsidRDefault="00876367">
            <w:pPr>
              <w:pStyle w:val="af9"/>
            </w:pPr>
            <w:r>
              <w:t>表名</w:t>
            </w:r>
          </w:p>
        </w:tc>
        <w:tc>
          <w:tcPr>
            <w:tcW w:w="1284" w:type="dxa"/>
            <w:tcBorders>
              <w:top w:val="single" w:sz="12" w:space="0" w:color="auto"/>
              <w:left w:val="nil"/>
              <w:bottom w:val="single" w:sz="8" w:space="0" w:color="auto"/>
              <w:right w:val="nil"/>
            </w:tcBorders>
            <w:shd w:val="clear" w:color="auto" w:fill="auto"/>
            <w:noWrap/>
            <w:vAlign w:val="center"/>
          </w:tcPr>
          <w:p w14:paraId="03883FAD" w14:textId="77777777" w:rsidR="00765170" w:rsidRDefault="00876367">
            <w:pPr>
              <w:pStyle w:val="af9"/>
            </w:pPr>
            <w:r>
              <w:rPr>
                <w:rFonts w:hint="eastAsia"/>
              </w:rPr>
              <w:t>字段</w:t>
            </w:r>
          </w:p>
        </w:tc>
        <w:tc>
          <w:tcPr>
            <w:tcW w:w="1216" w:type="dxa"/>
            <w:tcBorders>
              <w:top w:val="single" w:sz="12" w:space="0" w:color="auto"/>
              <w:left w:val="nil"/>
              <w:bottom w:val="single" w:sz="8" w:space="0" w:color="auto"/>
              <w:right w:val="nil"/>
            </w:tcBorders>
            <w:shd w:val="clear" w:color="auto" w:fill="auto"/>
            <w:noWrap/>
            <w:vAlign w:val="center"/>
          </w:tcPr>
          <w:p w14:paraId="1CFF7B4F" w14:textId="77777777" w:rsidR="00765170" w:rsidRDefault="00876367">
            <w:pPr>
              <w:pStyle w:val="af9"/>
            </w:pPr>
            <w:r>
              <w:t>名称</w:t>
            </w:r>
          </w:p>
        </w:tc>
        <w:tc>
          <w:tcPr>
            <w:tcW w:w="1370" w:type="dxa"/>
            <w:tcBorders>
              <w:top w:val="single" w:sz="12" w:space="0" w:color="auto"/>
              <w:left w:val="nil"/>
              <w:bottom w:val="single" w:sz="8" w:space="0" w:color="auto"/>
              <w:right w:val="nil"/>
            </w:tcBorders>
            <w:shd w:val="clear" w:color="auto" w:fill="auto"/>
            <w:noWrap/>
            <w:vAlign w:val="center"/>
          </w:tcPr>
          <w:p w14:paraId="102A46AA" w14:textId="77777777" w:rsidR="00765170" w:rsidRDefault="00876367">
            <w:pPr>
              <w:pStyle w:val="af9"/>
            </w:pPr>
            <w:r>
              <w:t>数据类型</w:t>
            </w:r>
          </w:p>
        </w:tc>
        <w:tc>
          <w:tcPr>
            <w:tcW w:w="1290" w:type="dxa"/>
            <w:tcBorders>
              <w:top w:val="single" w:sz="12" w:space="0" w:color="auto"/>
              <w:left w:val="nil"/>
              <w:bottom w:val="single" w:sz="8" w:space="0" w:color="auto"/>
              <w:right w:val="nil"/>
            </w:tcBorders>
            <w:shd w:val="clear" w:color="auto" w:fill="auto"/>
            <w:noWrap/>
            <w:vAlign w:val="center"/>
          </w:tcPr>
          <w:p w14:paraId="40E5ADBE" w14:textId="77777777" w:rsidR="00765170" w:rsidRDefault="00876367">
            <w:pPr>
              <w:pStyle w:val="af9"/>
            </w:pPr>
            <w:r>
              <w:t>主键</w:t>
            </w:r>
          </w:p>
        </w:tc>
      </w:tr>
      <w:tr w:rsidR="00765170" w14:paraId="0A5A191F" w14:textId="77777777">
        <w:trPr>
          <w:trHeight w:hRule="exact" w:val="454"/>
          <w:jc w:val="center"/>
        </w:trPr>
        <w:tc>
          <w:tcPr>
            <w:tcW w:w="960" w:type="dxa"/>
            <w:tcBorders>
              <w:top w:val="single" w:sz="8" w:space="0" w:color="auto"/>
              <w:left w:val="nil"/>
              <w:bottom w:val="nil"/>
              <w:right w:val="nil"/>
            </w:tcBorders>
            <w:shd w:val="clear" w:color="auto" w:fill="auto"/>
            <w:noWrap/>
            <w:vAlign w:val="center"/>
          </w:tcPr>
          <w:p w14:paraId="316AE5FA" w14:textId="77777777" w:rsidR="00765170" w:rsidRDefault="00876367">
            <w:pPr>
              <w:pStyle w:val="af9"/>
            </w:pPr>
            <w:r>
              <w:t>barn</w:t>
            </w:r>
          </w:p>
        </w:tc>
        <w:tc>
          <w:tcPr>
            <w:tcW w:w="1284" w:type="dxa"/>
            <w:tcBorders>
              <w:top w:val="single" w:sz="8" w:space="0" w:color="auto"/>
              <w:left w:val="nil"/>
              <w:bottom w:val="nil"/>
              <w:right w:val="nil"/>
            </w:tcBorders>
            <w:shd w:val="clear" w:color="auto" w:fill="auto"/>
            <w:noWrap/>
            <w:vAlign w:val="center"/>
          </w:tcPr>
          <w:p w14:paraId="6D0585DA" w14:textId="77777777" w:rsidR="00765170" w:rsidRDefault="00876367">
            <w:pPr>
              <w:pStyle w:val="af9"/>
            </w:pPr>
            <w:r>
              <w:t>id</w:t>
            </w:r>
          </w:p>
        </w:tc>
        <w:tc>
          <w:tcPr>
            <w:tcW w:w="1216" w:type="dxa"/>
            <w:tcBorders>
              <w:top w:val="single" w:sz="8" w:space="0" w:color="auto"/>
              <w:left w:val="nil"/>
              <w:bottom w:val="nil"/>
              <w:right w:val="nil"/>
            </w:tcBorders>
            <w:shd w:val="clear" w:color="auto" w:fill="auto"/>
            <w:noWrap/>
            <w:vAlign w:val="center"/>
          </w:tcPr>
          <w:p w14:paraId="07ECFAD4" w14:textId="77777777" w:rsidR="00765170" w:rsidRDefault="00765170">
            <w:pPr>
              <w:pStyle w:val="af9"/>
            </w:pPr>
          </w:p>
        </w:tc>
        <w:tc>
          <w:tcPr>
            <w:tcW w:w="1370" w:type="dxa"/>
            <w:tcBorders>
              <w:top w:val="single" w:sz="8" w:space="0" w:color="auto"/>
              <w:left w:val="nil"/>
              <w:bottom w:val="nil"/>
              <w:right w:val="nil"/>
            </w:tcBorders>
            <w:shd w:val="clear" w:color="auto" w:fill="auto"/>
            <w:noWrap/>
            <w:vAlign w:val="center"/>
          </w:tcPr>
          <w:p w14:paraId="295F4998" w14:textId="77777777" w:rsidR="00765170" w:rsidRDefault="00876367">
            <w:pPr>
              <w:pStyle w:val="af9"/>
            </w:pPr>
            <w:r>
              <w:t>int(11)</w:t>
            </w:r>
          </w:p>
        </w:tc>
        <w:tc>
          <w:tcPr>
            <w:tcW w:w="1290" w:type="dxa"/>
            <w:tcBorders>
              <w:top w:val="single" w:sz="8" w:space="0" w:color="auto"/>
              <w:left w:val="nil"/>
              <w:bottom w:val="nil"/>
              <w:right w:val="nil"/>
            </w:tcBorders>
            <w:shd w:val="clear" w:color="auto" w:fill="auto"/>
            <w:noWrap/>
            <w:vAlign w:val="center"/>
          </w:tcPr>
          <w:p w14:paraId="479716FF" w14:textId="77777777" w:rsidR="00765170" w:rsidRDefault="00876367">
            <w:pPr>
              <w:pStyle w:val="af9"/>
            </w:pPr>
            <w:r>
              <w:t>PRI</w:t>
            </w:r>
          </w:p>
        </w:tc>
      </w:tr>
      <w:tr w:rsidR="00765170" w14:paraId="5D462817" w14:textId="77777777">
        <w:trPr>
          <w:trHeight w:hRule="exact" w:val="454"/>
          <w:jc w:val="center"/>
        </w:trPr>
        <w:tc>
          <w:tcPr>
            <w:tcW w:w="960" w:type="dxa"/>
            <w:tcBorders>
              <w:top w:val="nil"/>
              <w:left w:val="nil"/>
              <w:bottom w:val="nil"/>
              <w:right w:val="nil"/>
            </w:tcBorders>
            <w:shd w:val="clear" w:color="auto" w:fill="auto"/>
            <w:noWrap/>
            <w:vAlign w:val="center"/>
          </w:tcPr>
          <w:p w14:paraId="3D825DA1" w14:textId="77777777" w:rsidR="00765170" w:rsidRDefault="00876367">
            <w:pPr>
              <w:pStyle w:val="af9"/>
            </w:pPr>
            <w:r>
              <w:t>barn</w:t>
            </w:r>
          </w:p>
        </w:tc>
        <w:tc>
          <w:tcPr>
            <w:tcW w:w="1284" w:type="dxa"/>
            <w:tcBorders>
              <w:top w:val="nil"/>
              <w:left w:val="nil"/>
              <w:bottom w:val="nil"/>
              <w:right w:val="nil"/>
            </w:tcBorders>
            <w:shd w:val="clear" w:color="auto" w:fill="auto"/>
            <w:noWrap/>
            <w:vAlign w:val="center"/>
          </w:tcPr>
          <w:p w14:paraId="4D4EB923" w14:textId="77777777" w:rsidR="00765170" w:rsidRDefault="00876367">
            <w:pPr>
              <w:pStyle w:val="af9"/>
            </w:pPr>
            <w:r>
              <w:t>carid</w:t>
            </w:r>
          </w:p>
        </w:tc>
        <w:tc>
          <w:tcPr>
            <w:tcW w:w="1216" w:type="dxa"/>
            <w:tcBorders>
              <w:top w:val="nil"/>
              <w:left w:val="nil"/>
              <w:bottom w:val="nil"/>
              <w:right w:val="nil"/>
            </w:tcBorders>
            <w:shd w:val="clear" w:color="auto" w:fill="auto"/>
            <w:noWrap/>
            <w:vAlign w:val="center"/>
          </w:tcPr>
          <w:p w14:paraId="602150C6" w14:textId="77777777" w:rsidR="00765170" w:rsidRDefault="00876367">
            <w:pPr>
              <w:pStyle w:val="af9"/>
            </w:pPr>
            <w:r>
              <w:t>汽车</w:t>
            </w:r>
            <w:r>
              <w:t>id</w:t>
            </w:r>
          </w:p>
        </w:tc>
        <w:tc>
          <w:tcPr>
            <w:tcW w:w="1370" w:type="dxa"/>
            <w:tcBorders>
              <w:top w:val="nil"/>
              <w:left w:val="nil"/>
              <w:bottom w:val="nil"/>
              <w:right w:val="nil"/>
            </w:tcBorders>
            <w:shd w:val="clear" w:color="auto" w:fill="auto"/>
            <w:noWrap/>
            <w:vAlign w:val="center"/>
          </w:tcPr>
          <w:p w14:paraId="7924ACB2" w14:textId="77777777" w:rsidR="00765170" w:rsidRDefault="00876367">
            <w:pPr>
              <w:pStyle w:val="af9"/>
            </w:pPr>
            <w:r>
              <w:t>int(11)</w:t>
            </w:r>
          </w:p>
        </w:tc>
        <w:tc>
          <w:tcPr>
            <w:tcW w:w="1290" w:type="dxa"/>
            <w:tcBorders>
              <w:top w:val="nil"/>
              <w:left w:val="nil"/>
              <w:bottom w:val="nil"/>
              <w:right w:val="nil"/>
            </w:tcBorders>
            <w:shd w:val="clear" w:color="auto" w:fill="auto"/>
            <w:noWrap/>
            <w:vAlign w:val="center"/>
          </w:tcPr>
          <w:p w14:paraId="0F0210AB" w14:textId="77777777" w:rsidR="00765170" w:rsidRDefault="00765170">
            <w:pPr>
              <w:pStyle w:val="af9"/>
            </w:pPr>
          </w:p>
        </w:tc>
      </w:tr>
      <w:tr w:rsidR="00765170" w14:paraId="07F2DB75" w14:textId="77777777">
        <w:trPr>
          <w:trHeight w:hRule="exact" w:val="454"/>
          <w:jc w:val="center"/>
        </w:trPr>
        <w:tc>
          <w:tcPr>
            <w:tcW w:w="960" w:type="dxa"/>
            <w:tcBorders>
              <w:top w:val="nil"/>
              <w:left w:val="nil"/>
              <w:bottom w:val="nil"/>
              <w:right w:val="nil"/>
            </w:tcBorders>
            <w:shd w:val="clear" w:color="auto" w:fill="auto"/>
            <w:noWrap/>
            <w:vAlign w:val="center"/>
          </w:tcPr>
          <w:p w14:paraId="677CEE7E" w14:textId="77777777" w:rsidR="00765170" w:rsidRDefault="00876367">
            <w:pPr>
              <w:pStyle w:val="af9"/>
            </w:pPr>
            <w:r>
              <w:t>barn</w:t>
            </w:r>
          </w:p>
        </w:tc>
        <w:tc>
          <w:tcPr>
            <w:tcW w:w="1284" w:type="dxa"/>
            <w:tcBorders>
              <w:top w:val="nil"/>
              <w:left w:val="nil"/>
              <w:bottom w:val="nil"/>
              <w:right w:val="nil"/>
            </w:tcBorders>
            <w:shd w:val="clear" w:color="auto" w:fill="auto"/>
            <w:noWrap/>
            <w:vAlign w:val="center"/>
          </w:tcPr>
          <w:p w14:paraId="3ED64671" w14:textId="77777777" w:rsidR="00765170" w:rsidRDefault="00876367">
            <w:pPr>
              <w:pStyle w:val="af9"/>
            </w:pPr>
            <w:r>
              <w:t>userid</w:t>
            </w:r>
          </w:p>
        </w:tc>
        <w:tc>
          <w:tcPr>
            <w:tcW w:w="1216" w:type="dxa"/>
            <w:tcBorders>
              <w:top w:val="nil"/>
              <w:left w:val="nil"/>
              <w:bottom w:val="nil"/>
              <w:right w:val="nil"/>
            </w:tcBorders>
            <w:shd w:val="clear" w:color="auto" w:fill="auto"/>
            <w:noWrap/>
            <w:vAlign w:val="center"/>
          </w:tcPr>
          <w:p w14:paraId="3D5941C1" w14:textId="77777777" w:rsidR="00765170" w:rsidRDefault="00876367">
            <w:pPr>
              <w:pStyle w:val="af9"/>
            </w:pPr>
            <w:r>
              <w:t>用户</w:t>
            </w:r>
            <w:r>
              <w:t>id</w:t>
            </w:r>
          </w:p>
        </w:tc>
        <w:tc>
          <w:tcPr>
            <w:tcW w:w="1370" w:type="dxa"/>
            <w:tcBorders>
              <w:top w:val="nil"/>
              <w:left w:val="nil"/>
              <w:bottom w:val="nil"/>
              <w:right w:val="nil"/>
            </w:tcBorders>
            <w:shd w:val="clear" w:color="auto" w:fill="auto"/>
            <w:noWrap/>
            <w:vAlign w:val="center"/>
          </w:tcPr>
          <w:p w14:paraId="243C67C0" w14:textId="77777777" w:rsidR="00765170" w:rsidRDefault="00876367">
            <w:pPr>
              <w:pStyle w:val="af9"/>
            </w:pPr>
            <w:r>
              <w:t>int(11)</w:t>
            </w:r>
          </w:p>
        </w:tc>
        <w:tc>
          <w:tcPr>
            <w:tcW w:w="1290" w:type="dxa"/>
            <w:tcBorders>
              <w:top w:val="nil"/>
              <w:left w:val="nil"/>
              <w:bottom w:val="nil"/>
              <w:right w:val="nil"/>
            </w:tcBorders>
            <w:shd w:val="clear" w:color="auto" w:fill="auto"/>
            <w:noWrap/>
            <w:vAlign w:val="center"/>
          </w:tcPr>
          <w:p w14:paraId="3C64F409" w14:textId="77777777" w:rsidR="00765170" w:rsidRDefault="00765170">
            <w:pPr>
              <w:pStyle w:val="af9"/>
            </w:pPr>
          </w:p>
        </w:tc>
      </w:tr>
      <w:tr w:rsidR="00765170" w14:paraId="359052F0" w14:textId="77777777">
        <w:trPr>
          <w:trHeight w:hRule="exact" w:val="454"/>
          <w:jc w:val="center"/>
        </w:trPr>
        <w:tc>
          <w:tcPr>
            <w:tcW w:w="960" w:type="dxa"/>
            <w:tcBorders>
              <w:top w:val="nil"/>
              <w:left w:val="nil"/>
              <w:bottom w:val="nil"/>
              <w:right w:val="nil"/>
            </w:tcBorders>
            <w:shd w:val="clear" w:color="auto" w:fill="auto"/>
            <w:noWrap/>
            <w:vAlign w:val="center"/>
          </w:tcPr>
          <w:p w14:paraId="0AD9D759" w14:textId="77777777" w:rsidR="00765170" w:rsidRDefault="00876367">
            <w:pPr>
              <w:pStyle w:val="af9"/>
            </w:pPr>
            <w:r>
              <w:t>barn</w:t>
            </w:r>
          </w:p>
        </w:tc>
        <w:tc>
          <w:tcPr>
            <w:tcW w:w="1284" w:type="dxa"/>
            <w:tcBorders>
              <w:top w:val="nil"/>
              <w:left w:val="nil"/>
              <w:bottom w:val="nil"/>
              <w:right w:val="nil"/>
            </w:tcBorders>
            <w:shd w:val="clear" w:color="auto" w:fill="auto"/>
            <w:noWrap/>
            <w:vAlign w:val="center"/>
          </w:tcPr>
          <w:p w14:paraId="62271B84" w14:textId="77777777" w:rsidR="00765170" w:rsidRDefault="00876367">
            <w:pPr>
              <w:pStyle w:val="af9"/>
            </w:pPr>
            <w:r>
              <w:t>car_number</w:t>
            </w:r>
          </w:p>
        </w:tc>
        <w:tc>
          <w:tcPr>
            <w:tcW w:w="1216" w:type="dxa"/>
            <w:tcBorders>
              <w:top w:val="nil"/>
              <w:left w:val="nil"/>
              <w:bottom w:val="nil"/>
              <w:right w:val="nil"/>
            </w:tcBorders>
            <w:shd w:val="clear" w:color="auto" w:fill="auto"/>
            <w:noWrap/>
            <w:vAlign w:val="center"/>
          </w:tcPr>
          <w:p w14:paraId="11577AE9" w14:textId="77777777" w:rsidR="00765170" w:rsidRDefault="00876367">
            <w:pPr>
              <w:pStyle w:val="af9"/>
            </w:pPr>
            <w:r>
              <w:t>车牌号</w:t>
            </w:r>
          </w:p>
        </w:tc>
        <w:tc>
          <w:tcPr>
            <w:tcW w:w="1370" w:type="dxa"/>
            <w:tcBorders>
              <w:top w:val="nil"/>
              <w:left w:val="nil"/>
              <w:bottom w:val="nil"/>
              <w:right w:val="nil"/>
            </w:tcBorders>
            <w:shd w:val="clear" w:color="auto" w:fill="auto"/>
            <w:noWrap/>
            <w:vAlign w:val="center"/>
          </w:tcPr>
          <w:p w14:paraId="6412FBF5" w14:textId="77777777" w:rsidR="00765170" w:rsidRDefault="00876367">
            <w:pPr>
              <w:pStyle w:val="af9"/>
            </w:pPr>
            <w:r>
              <w:t>varchar(11)</w:t>
            </w:r>
          </w:p>
        </w:tc>
        <w:tc>
          <w:tcPr>
            <w:tcW w:w="1290" w:type="dxa"/>
            <w:tcBorders>
              <w:top w:val="nil"/>
              <w:left w:val="nil"/>
              <w:bottom w:val="nil"/>
              <w:right w:val="nil"/>
            </w:tcBorders>
            <w:shd w:val="clear" w:color="auto" w:fill="auto"/>
            <w:noWrap/>
            <w:vAlign w:val="center"/>
          </w:tcPr>
          <w:p w14:paraId="4758D280" w14:textId="77777777" w:rsidR="00765170" w:rsidRDefault="00765170">
            <w:pPr>
              <w:pStyle w:val="af9"/>
            </w:pPr>
          </w:p>
        </w:tc>
      </w:tr>
      <w:tr w:rsidR="00765170" w14:paraId="20F7142F" w14:textId="77777777">
        <w:trPr>
          <w:trHeight w:hRule="exact" w:val="454"/>
          <w:jc w:val="center"/>
        </w:trPr>
        <w:tc>
          <w:tcPr>
            <w:tcW w:w="960" w:type="dxa"/>
            <w:tcBorders>
              <w:top w:val="nil"/>
              <w:left w:val="nil"/>
              <w:bottom w:val="nil"/>
              <w:right w:val="nil"/>
            </w:tcBorders>
            <w:shd w:val="clear" w:color="auto" w:fill="auto"/>
            <w:noWrap/>
            <w:vAlign w:val="center"/>
          </w:tcPr>
          <w:p w14:paraId="7CCAA43D" w14:textId="77777777" w:rsidR="00765170" w:rsidRDefault="00876367">
            <w:pPr>
              <w:pStyle w:val="af9"/>
            </w:pPr>
            <w:r>
              <w:t>barn</w:t>
            </w:r>
          </w:p>
        </w:tc>
        <w:tc>
          <w:tcPr>
            <w:tcW w:w="1284" w:type="dxa"/>
            <w:tcBorders>
              <w:top w:val="nil"/>
              <w:left w:val="nil"/>
              <w:bottom w:val="nil"/>
              <w:right w:val="nil"/>
            </w:tcBorders>
            <w:shd w:val="clear" w:color="auto" w:fill="auto"/>
            <w:noWrap/>
            <w:vAlign w:val="center"/>
          </w:tcPr>
          <w:p w14:paraId="050BBD50" w14:textId="77777777" w:rsidR="00765170" w:rsidRDefault="00876367">
            <w:pPr>
              <w:pStyle w:val="af9"/>
            </w:pPr>
            <w:r>
              <w:t>km</w:t>
            </w:r>
          </w:p>
        </w:tc>
        <w:tc>
          <w:tcPr>
            <w:tcW w:w="1216" w:type="dxa"/>
            <w:tcBorders>
              <w:top w:val="nil"/>
              <w:left w:val="nil"/>
              <w:bottom w:val="nil"/>
              <w:right w:val="nil"/>
            </w:tcBorders>
            <w:shd w:val="clear" w:color="auto" w:fill="auto"/>
            <w:noWrap/>
            <w:vAlign w:val="center"/>
          </w:tcPr>
          <w:p w14:paraId="2E6A50FF" w14:textId="77777777" w:rsidR="00765170" w:rsidRDefault="00876367">
            <w:pPr>
              <w:pStyle w:val="af9"/>
            </w:pPr>
            <w:r>
              <w:t>里程数</w:t>
            </w:r>
          </w:p>
        </w:tc>
        <w:tc>
          <w:tcPr>
            <w:tcW w:w="1370" w:type="dxa"/>
            <w:tcBorders>
              <w:top w:val="nil"/>
              <w:left w:val="nil"/>
              <w:bottom w:val="nil"/>
              <w:right w:val="nil"/>
            </w:tcBorders>
            <w:shd w:val="clear" w:color="auto" w:fill="auto"/>
            <w:noWrap/>
            <w:vAlign w:val="center"/>
          </w:tcPr>
          <w:p w14:paraId="3FB2238C" w14:textId="77777777" w:rsidR="00765170" w:rsidRDefault="00876367">
            <w:pPr>
              <w:pStyle w:val="af9"/>
            </w:pPr>
            <w:r>
              <w:t>int(11)</w:t>
            </w:r>
          </w:p>
        </w:tc>
        <w:tc>
          <w:tcPr>
            <w:tcW w:w="1290" w:type="dxa"/>
            <w:tcBorders>
              <w:top w:val="nil"/>
              <w:left w:val="nil"/>
              <w:bottom w:val="nil"/>
              <w:right w:val="nil"/>
            </w:tcBorders>
            <w:shd w:val="clear" w:color="auto" w:fill="auto"/>
            <w:noWrap/>
            <w:vAlign w:val="center"/>
          </w:tcPr>
          <w:p w14:paraId="300A94B1" w14:textId="77777777" w:rsidR="00765170" w:rsidRDefault="00765170">
            <w:pPr>
              <w:pStyle w:val="af9"/>
            </w:pPr>
          </w:p>
        </w:tc>
      </w:tr>
      <w:tr w:rsidR="00765170" w14:paraId="3FC2EEF0" w14:textId="77777777">
        <w:trPr>
          <w:trHeight w:hRule="exact" w:val="454"/>
          <w:jc w:val="center"/>
        </w:trPr>
        <w:tc>
          <w:tcPr>
            <w:tcW w:w="960" w:type="dxa"/>
            <w:tcBorders>
              <w:top w:val="nil"/>
              <w:left w:val="nil"/>
              <w:bottom w:val="nil"/>
              <w:right w:val="nil"/>
            </w:tcBorders>
            <w:shd w:val="clear" w:color="auto" w:fill="auto"/>
            <w:noWrap/>
            <w:vAlign w:val="center"/>
          </w:tcPr>
          <w:p w14:paraId="41CE064C" w14:textId="77777777" w:rsidR="00765170" w:rsidRDefault="00876367">
            <w:pPr>
              <w:pStyle w:val="af9"/>
            </w:pPr>
            <w:r>
              <w:t>barn</w:t>
            </w:r>
          </w:p>
        </w:tc>
        <w:tc>
          <w:tcPr>
            <w:tcW w:w="1284" w:type="dxa"/>
            <w:tcBorders>
              <w:top w:val="nil"/>
              <w:left w:val="nil"/>
              <w:bottom w:val="nil"/>
              <w:right w:val="nil"/>
            </w:tcBorders>
            <w:shd w:val="clear" w:color="auto" w:fill="auto"/>
            <w:noWrap/>
            <w:vAlign w:val="center"/>
          </w:tcPr>
          <w:p w14:paraId="17D4666E" w14:textId="77777777" w:rsidR="00765170" w:rsidRDefault="00876367">
            <w:pPr>
              <w:pStyle w:val="af9"/>
            </w:pPr>
            <w:r>
              <w:t>orderid</w:t>
            </w:r>
          </w:p>
        </w:tc>
        <w:tc>
          <w:tcPr>
            <w:tcW w:w="1216" w:type="dxa"/>
            <w:tcBorders>
              <w:top w:val="nil"/>
              <w:left w:val="nil"/>
              <w:bottom w:val="nil"/>
              <w:right w:val="nil"/>
            </w:tcBorders>
            <w:shd w:val="clear" w:color="auto" w:fill="auto"/>
            <w:noWrap/>
            <w:vAlign w:val="center"/>
          </w:tcPr>
          <w:p w14:paraId="4A6A551D" w14:textId="77777777" w:rsidR="00765170" w:rsidRDefault="00876367">
            <w:pPr>
              <w:pStyle w:val="af9"/>
            </w:pPr>
            <w:r>
              <w:rPr>
                <w:rFonts w:hint="eastAsia"/>
              </w:rPr>
              <w:t>订单</w:t>
            </w:r>
            <w:r>
              <w:rPr>
                <w:rFonts w:hint="eastAsia"/>
              </w:rPr>
              <w:t>id</w:t>
            </w:r>
          </w:p>
        </w:tc>
        <w:tc>
          <w:tcPr>
            <w:tcW w:w="1370" w:type="dxa"/>
            <w:tcBorders>
              <w:top w:val="nil"/>
              <w:left w:val="nil"/>
              <w:bottom w:val="nil"/>
              <w:right w:val="nil"/>
            </w:tcBorders>
            <w:shd w:val="clear" w:color="auto" w:fill="auto"/>
            <w:noWrap/>
            <w:vAlign w:val="center"/>
          </w:tcPr>
          <w:p w14:paraId="6C501A7D" w14:textId="77777777" w:rsidR="00765170" w:rsidRDefault="00876367">
            <w:pPr>
              <w:pStyle w:val="af9"/>
            </w:pPr>
            <w:r>
              <w:t>int(11)</w:t>
            </w:r>
          </w:p>
        </w:tc>
        <w:tc>
          <w:tcPr>
            <w:tcW w:w="1290" w:type="dxa"/>
            <w:tcBorders>
              <w:top w:val="nil"/>
              <w:left w:val="nil"/>
              <w:bottom w:val="nil"/>
              <w:right w:val="nil"/>
            </w:tcBorders>
            <w:shd w:val="clear" w:color="auto" w:fill="auto"/>
            <w:noWrap/>
            <w:vAlign w:val="center"/>
          </w:tcPr>
          <w:p w14:paraId="58152F42" w14:textId="77777777" w:rsidR="00765170" w:rsidRDefault="00765170">
            <w:pPr>
              <w:pStyle w:val="af9"/>
            </w:pPr>
          </w:p>
        </w:tc>
      </w:tr>
      <w:tr w:rsidR="00765170" w14:paraId="7EADFABE" w14:textId="77777777">
        <w:trPr>
          <w:trHeight w:hRule="exact" w:val="454"/>
          <w:jc w:val="center"/>
        </w:trPr>
        <w:tc>
          <w:tcPr>
            <w:tcW w:w="960" w:type="dxa"/>
            <w:tcBorders>
              <w:top w:val="nil"/>
              <w:left w:val="nil"/>
              <w:bottom w:val="nil"/>
              <w:right w:val="nil"/>
            </w:tcBorders>
            <w:shd w:val="clear" w:color="auto" w:fill="auto"/>
            <w:noWrap/>
            <w:vAlign w:val="center"/>
          </w:tcPr>
          <w:p w14:paraId="34553F9C" w14:textId="77777777" w:rsidR="00765170" w:rsidRDefault="00876367">
            <w:pPr>
              <w:pStyle w:val="af9"/>
            </w:pPr>
            <w:r>
              <w:t>barn</w:t>
            </w:r>
          </w:p>
        </w:tc>
        <w:tc>
          <w:tcPr>
            <w:tcW w:w="1284" w:type="dxa"/>
            <w:tcBorders>
              <w:top w:val="nil"/>
              <w:left w:val="nil"/>
              <w:bottom w:val="nil"/>
              <w:right w:val="nil"/>
            </w:tcBorders>
            <w:shd w:val="clear" w:color="auto" w:fill="auto"/>
            <w:noWrap/>
            <w:vAlign w:val="center"/>
          </w:tcPr>
          <w:p w14:paraId="45761605" w14:textId="77777777" w:rsidR="00765170" w:rsidRDefault="00876367">
            <w:pPr>
              <w:pStyle w:val="af9"/>
            </w:pPr>
            <w:r>
              <w:t>sellstate</w:t>
            </w:r>
          </w:p>
        </w:tc>
        <w:tc>
          <w:tcPr>
            <w:tcW w:w="1216" w:type="dxa"/>
            <w:tcBorders>
              <w:top w:val="nil"/>
              <w:left w:val="nil"/>
              <w:bottom w:val="nil"/>
              <w:right w:val="nil"/>
            </w:tcBorders>
            <w:shd w:val="clear" w:color="auto" w:fill="auto"/>
            <w:noWrap/>
            <w:vAlign w:val="center"/>
          </w:tcPr>
          <w:p w14:paraId="5E378931" w14:textId="77777777" w:rsidR="00765170" w:rsidRDefault="00876367">
            <w:pPr>
              <w:pStyle w:val="af9"/>
            </w:pPr>
            <w:r>
              <w:rPr>
                <w:rFonts w:hint="eastAsia"/>
              </w:rPr>
              <w:t>汽车状态</w:t>
            </w:r>
          </w:p>
        </w:tc>
        <w:tc>
          <w:tcPr>
            <w:tcW w:w="1370" w:type="dxa"/>
            <w:tcBorders>
              <w:top w:val="nil"/>
              <w:left w:val="nil"/>
              <w:bottom w:val="nil"/>
              <w:right w:val="nil"/>
            </w:tcBorders>
            <w:shd w:val="clear" w:color="auto" w:fill="auto"/>
            <w:noWrap/>
            <w:vAlign w:val="center"/>
          </w:tcPr>
          <w:p w14:paraId="139712AB" w14:textId="77777777" w:rsidR="00765170" w:rsidRDefault="00876367">
            <w:pPr>
              <w:pStyle w:val="af9"/>
            </w:pPr>
            <w:r>
              <w:t>varchar(255)</w:t>
            </w:r>
          </w:p>
        </w:tc>
        <w:tc>
          <w:tcPr>
            <w:tcW w:w="1290" w:type="dxa"/>
            <w:tcBorders>
              <w:top w:val="nil"/>
              <w:left w:val="nil"/>
              <w:bottom w:val="nil"/>
              <w:right w:val="nil"/>
            </w:tcBorders>
            <w:shd w:val="clear" w:color="auto" w:fill="auto"/>
            <w:noWrap/>
            <w:vAlign w:val="center"/>
          </w:tcPr>
          <w:p w14:paraId="25B3D2E2" w14:textId="77777777" w:rsidR="00765170" w:rsidRDefault="00765170">
            <w:pPr>
              <w:pStyle w:val="af9"/>
            </w:pPr>
          </w:p>
        </w:tc>
      </w:tr>
      <w:tr w:rsidR="00765170" w14:paraId="635FF8E4" w14:textId="77777777">
        <w:trPr>
          <w:trHeight w:hRule="exact" w:val="454"/>
          <w:jc w:val="center"/>
        </w:trPr>
        <w:tc>
          <w:tcPr>
            <w:tcW w:w="960" w:type="dxa"/>
            <w:tcBorders>
              <w:top w:val="nil"/>
              <w:left w:val="nil"/>
              <w:bottom w:val="single" w:sz="12" w:space="0" w:color="auto"/>
              <w:right w:val="nil"/>
            </w:tcBorders>
            <w:shd w:val="clear" w:color="auto" w:fill="auto"/>
            <w:noWrap/>
            <w:vAlign w:val="center"/>
          </w:tcPr>
          <w:p w14:paraId="737958A3" w14:textId="77777777" w:rsidR="00765170" w:rsidRDefault="00876367">
            <w:pPr>
              <w:pStyle w:val="af9"/>
            </w:pPr>
            <w:r>
              <w:t>barn</w:t>
            </w:r>
          </w:p>
        </w:tc>
        <w:tc>
          <w:tcPr>
            <w:tcW w:w="1284" w:type="dxa"/>
            <w:tcBorders>
              <w:top w:val="nil"/>
              <w:left w:val="nil"/>
              <w:bottom w:val="single" w:sz="12" w:space="0" w:color="auto"/>
              <w:right w:val="nil"/>
            </w:tcBorders>
            <w:shd w:val="clear" w:color="auto" w:fill="auto"/>
            <w:noWrap/>
            <w:vAlign w:val="center"/>
          </w:tcPr>
          <w:p w14:paraId="114A4ABF" w14:textId="77777777" w:rsidR="00765170" w:rsidRDefault="00876367">
            <w:pPr>
              <w:pStyle w:val="af9"/>
            </w:pPr>
            <w:r>
              <w:t>pricing</w:t>
            </w:r>
          </w:p>
        </w:tc>
        <w:tc>
          <w:tcPr>
            <w:tcW w:w="1216" w:type="dxa"/>
            <w:tcBorders>
              <w:top w:val="nil"/>
              <w:left w:val="nil"/>
              <w:bottom w:val="single" w:sz="12" w:space="0" w:color="auto"/>
              <w:right w:val="nil"/>
            </w:tcBorders>
            <w:shd w:val="clear" w:color="auto" w:fill="auto"/>
            <w:noWrap/>
            <w:vAlign w:val="center"/>
          </w:tcPr>
          <w:p w14:paraId="6A2239A8" w14:textId="77777777" w:rsidR="00765170" w:rsidRDefault="00876367">
            <w:pPr>
              <w:pStyle w:val="af9"/>
            </w:pPr>
            <w:r>
              <w:rPr>
                <w:rFonts w:hint="eastAsia"/>
              </w:rPr>
              <w:t>价格</w:t>
            </w:r>
          </w:p>
        </w:tc>
        <w:tc>
          <w:tcPr>
            <w:tcW w:w="1370" w:type="dxa"/>
            <w:tcBorders>
              <w:top w:val="nil"/>
              <w:left w:val="nil"/>
              <w:bottom w:val="single" w:sz="12" w:space="0" w:color="auto"/>
              <w:right w:val="nil"/>
            </w:tcBorders>
            <w:shd w:val="clear" w:color="auto" w:fill="auto"/>
            <w:noWrap/>
            <w:vAlign w:val="center"/>
          </w:tcPr>
          <w:p w14:paraId="3E0ACBAE" w14:textId="77777777" w:rsidR="00765170" w:rsidRDefault="00876367">
            <w:pPr>
              <w:pStyle w:val="af9"/>
            </w:pPr>
            <w:r>
              <w:t>int(11)</w:t>
            </w:r>
          </w:p>
        </w:tc>
        <w:tc>
          <w:tcPr>
            <w:tcW w:w="1290" w:type="dxa"/>
            <w:tcBorders>
              <w:top w:val="nil"/>
              <w:left w:val="nil"/>
              <w:bottom w:val="single" w:sz="12" w:space="0" w:color="auto"/>
              <w:right w:val="nil"/>
            </w:tcBorders>
            <w:shd w:val="clear" w:color="auto" w:fill="auto"/>
            <w:noWrap/>
            <w:vAlign w:val="center"/>
          </w:tcPr>
          <w:p w14:paraId="3F34B065" w14:textId="77777777" w:rsidR="00765170" w:rsidRDefault="00765170">
            <w:pPr>
              <w:pStyle w:val="af9"/>
            </w:pPr>
          </w:p>
        </w:tc>
      </w:tr>
    </w:tbl>
    <w:p w14:paraId="73DC39BD" w14:textId="77777777" w:rsidR="00765170" w:rsidRDefault="00765170"/>
    <w:p w14:paraId="629FEB9D" w14:textId="77777777" w:rsidR="00765170" w:rsidRDefault="00876367">
      <w:pPr>
        <w:pStyle w:val="af3"/>
      </w:pPr>
      <w:r>
        <w:rPr>
          <w:rFonts w:hint="eastAsia"/>
        </w:rPr>
        <w:t>（</w:t>
      </w:r>
      <w:r>
        <w:rPr>
          <w:rFonts w:hint="eastAsia"/>
        </w:rPr>
        <w:t>2</w:t>
      </w:r>
      <w:r>
        <w:rPr>
          <w:rFonts w:hint="eastAsia"/>
        </w:rPr>
        <w:t>）</w:t>
      </w:r>
      <w:r>
        <w:rPr>
          <w:rFonts w:hint="eastAsia"/>
        </w:rPr>
        <w:t xml:space="preserve"> </w:t>
      </w:r>
      <w:r>
        <w:rPr>
          <w:rFonts w:hint="eastAsia"/>
        </w:rPr>
        <w:t>品牌表</w:t>
      </w:r>
    </w:p>
    <w:p w14:paraId="2C1ECBDD" w14:textId="77777777" w:rsidR="00765170" w:rsidRDefault="00876367">
      <w:pPr>
        <w:pStyle w:val="af1"/>
      </w:pPr>
      <w:r>
        <w:rPr>
          <w:rFonts w:hint="eastAsia"/>
        </w:rPr>
        <w:t>品牌表信息：品牌表</w:t>
      </w:r>
      <w:r>
        <w:rPr>
          <w:rFonts w:hint="eastAsia"/>
        </w:rPr>
        <w:t>id</w:t>
      </w:r>
      <w:r>
        <w:rPr>
          <w:rFonts w:hint="eastAsia"/>
        </w:rPr>
        <w:t>，品牌名，品牌</w:t>
      </w:r>
      <w:r>
        <w:rPr>
          <w:rFonts w:hint="eastAsia"/>
        </w:rPr>
        <w:t>Logo</w:t>
      </w:r>
      <w:r>
        <w:rPr>
          <w:rFonts w:hint="eastAsia"/>
        </w:rPr>
        <w:t>图片链接，品牌首字母</w:t>
      </w:r>
    </w:p>
    <w:p w14:paraId="347FB15B" w14:textId="77777777" w:rsidR="00765170" w:rsidRDefault="00765170">
      <w:pPr>
        <w:pStyle w:val="af1"/>
      </w:pPr>
    </w:p>
    <w:p w14:paraId="21C3C242" w14:textId="77777777" w:rsidR="00765170" w:rsidRDefault="00876367">
      <w:pPr>
        <w:pStyle w:val="af5"/>
        <w:spacing w:after="312"/>
      </w:pPr>
      <w:r>
        <w:rPr>
          <w:rFonts w:hint="eastAsia"/>
        </w:rPr>
        <w:t>表</w:t>
      </w:r>
      <w:r>
        <w:rPr>
          <w:rFonts w:hint="eastAsia"/>
        </w:rPr>
        <w:t xml:space="preserve">3.2 </w:t>
      </w:r>
      <w:r>
        <w:rPr>
          <w:rFonts w:hint="eastAsia"/>
        </w:rPr>
        <w:t>品牌表</w:t>
      </w:r>
    </w:p>
    <w:tbl>
      <w:tblPr>
        <w:tblW w:w="0" w:type="auto"/>
        <w:jc w:val="center"/>
        <w:tblLook w:val="04A0" w:firstRow="1" w:lastRow="0" w:firstColumn="1" w:lastColumn="0" w:noHBand="0" w:noVBand="1"/>
      </w:tblPr>
      <w:tblGrid>
        <w:gridCol w:w="960"/>
        <w:gridCol w:w="1305"/>
        <w:gridCol w:w="1266"/>
        <w:gridCol w:w="1299"/>
        <w:gridCol w:w="960"/>
      </w:tblGrid>
      <w:tr w:rsidR="00765170" w14:paraId="31826028" w14:textId="77777777">
        <w:trPr>
          <w:trHeight w:hRule="exact" w:val="454"/>
          <w:jc w:val="center"/>
        </w:trPr>
        <w:tc>
          <w:tcPr>
            <w:tcW w:w="960" w:type="dxa"/>
            <w:tcBorders>
              <w:top w:val="single" w:sz="12" w:space="0" w:color="auto"/>
              <w:left w:val="nil"/>
              <w:bottom w:val="single" w:sz="8" w:space="0" w:color="auto"/>
              <w:right w:val="nil"/>
            </w:tcBorders>
            <w:shd w:val="clear" w:color="auto" w:fill="auto"/>
            <w:noWrap/>
            <w:vAlign w:val="center"/>
          </w:tcPr>
          <w:p w14:paraId="6E001B6A" w14:textId="77777777" w:rsidR="00765170" w:rsidRDefault="00876367">
            <w:pPr>
              <w:pStyle w:val="af9"/>
            </w:pPr>
            <w:r>
              <w:t>表名</w:t>
            </w:r>
          </w:p>
        </w:tc>
        <w:tc>
          <w:tcPr>
            <w:tcW w:w="1305" w:type="dxa"/>
            <w:tcBorders>
              <w:top w:val="single" w:sz="12" w:space="0" w:color="auto"/>
              <w:left w:val="nil"/>
              <w:bottom w:val="single" w:sz="8" w:space="0" w:color="auto"/>
              <w:right w:val="nil"/>
            </w:tcBorders>
            <w:shd w:val="clear" w:color="auto" w:fill="auto"/>
            <w:noWrap/>
            <w:vAlign w:val="center"/>
          </w:tcPr>
          <w:p w14:paraId="1528AF9D" w14:textId="77777777" w:rsidR="00765170" w:rsidRDefault="00876367">
            <w:pPr>
              <w:pStyle w:val="af9"/>
            </w:pPr>
            <w:r>
              <w:rPr>
                <w:rFonts w:hint="eastAsia"/>
              </w:rPr>
              <w:t>字段</w:t>
            </w:r>
          </w:p>
        </w:tc>
        <w:tc>
          <w:tcPr>
            <w:tcW w:w="1266" w:type="dxa"/>
            <w:tcBorders>
              <w:top w:val="single" w:sz="12" w:space="0" w:color="auto"/>
              <w:left w:val="nil"/>
              <w:bottom w:val="single" w:sz="8" w:space="0" w:color="auto"/>
              <w:right w:val="nil"/>
            </w:tcBorders>
            <w:shd w:val="clear" w:color="auto" w:fill="auto"/>
            <w:noWrap/>
            <w:vAlign w:val="center"/>
          </w:tcPr>
          <w:p w14:paraId="54E5E87C" w14:textId="77777777" w:rsidR="00765170" w:rsidRDefault="00876367">
            <w:pPr>
              <w:pStyle w:val="af9"/>
            </w:pPr>
            <w:r>
              <w:t>名称</w:t>
            </w:r>
          </w:p>
        </w:tc>
        <w:tc>
          <w:tcPr>
            <w:tcW w:w="1299" w:type="dxa"/>
            <w:tcBorders>
              <w:top w:val="single" w:sz="12" w:space="0" w:color="auto"/>
              <w:left w:val="nil"/>
              <w:bottom w:val="single" w:sz="8" w:space="0" w:color="auto"/>
              <w:right w:val="nil"/>
            </w:tcBorders>
            <w:shd w:val="clear" w:color="auto" w:fill="auto"/>
            <w:noWrap/>
            <w:vAlign w:val="center"/>
          </w:tcPr>
          <w:p w14:paraId="1314BDB5" w14:textId="77777777" w:rsidR="00765170" w:rsidRDefault="00876367">
            <w:pPr>
              <w:pStyle w:val="af9"/>
            </w:pPr>
            <w:r>
              <w:t>数据类型</w:t>
            </w:r>
          </w:p>
        </w:tc>
        <w:tc>
          <w:tcPr>
            <w:tcW w:w="960" w:type="dxa"/>
            <w:tcBorders>
              <w:top w:val="single" w:sz="12" w:space="0" w:color="auto"/>
              <w:left w:val="nil"/>
              <w:bottom w:val="single" w:sz="8" w:space="0" w:color="auto"/>
              <w:right w:val="nil"/>
            </w:tcBorders>
            <w:shd w:val="clear" w:color="auto" w:fill="auto"/>
            <w:noWrap/>
            <w:vAlign w:val="center"/>
          </w:tcPr>
          <w:p w14:paraId="1DBE885F" w14:textId="77777777" w:rsidR="00765170" w:rsidRDefault="00876367">
            <w:pPr>
              <w:pStyle w:val="af9"/>
            </w:pPr>
            <w:r>
              <w:t>主键</w:t>
            </w:r>
          </w:p>
        </w:tc>
      </w:tr>
      <w:tr w:rsidR="00765170" w14:paraId="1833EAF5" w14:textId="77777777">
        <w:trPr>
          <w:trHeight w:hRule="exact" w:val="454"/>
          <w:jc w:val="center"/>
        </w:trPr>
        <w:tc>
          <w:tcPr>
            <w:tcW w:w="960" w:type="dxa"/>
            <w:tcBorders>
              <w:top w:val="single" w:sz="8" w:space="0" w:color="auto"/>
              <w:left w:val="nil"/>
              <w:bottom w:val="nil"/>
              <w:right w:val="nil"/>
            </w:tcBorders>
            <w:shd w:val="clear" w:color="auto" w:fill="auto"/>
            <w:noWrap/>
            <w:vAlign w:val="center"/>
          </w:tcPr>
          <w:p w14:paraId="71AFA87C" w14:textId="77777777" w:rsidR="00765170" w:rsidRDefault="00876367">
            <w:pPr>
              <w:pStyle w:val="af9"/>
            </w:pPr>
            <w:r>
              <w:t>brand</w:t>
            </w:r>
          </w:p>
        </w:tc>
        <w:tc>
          <w:tcPr>
            <w:tcW w:w="1305" w:type="dxa"/>
            <w:tcBorders>
              <w:top w:val="single" w:sz="8" w:space="0" w:color="auto"/>
              <w:left w:val="nil"/>
              <w:bottom w:val="nil"/>
              <w:right w:val="nil"/>
            </w:tcBorders>
            <w:shd w:val="clear" w:color="auto" w:fill="auto"/>
            <w:noWrap/>
            <w:vAlign w:val="center"/>
          </w:tcPr>
          <w:p w14:paraId="7ADF8199" w14:textId="77777777" w:rsidR="00765170" w:rsidRDefault="00876367">
            <w:pPr>
              <w:pStyle w:val="af9"/>
            </w:pPr>
            <w:r>
              <w:t>id</w:t>
            </w:r>
          </w:p>
        </w:tc>
        <w:tc>
          <w:tcPr>
            <w:tcW w:w="1266" w:type="dxa"/>
            <w:tcBorders>
              <w:top w:val="single" w:sz="8" w:space="0" w:color="auto"/>
              <w:left w:val="nil"/>
              <w:bottom w:val="nil"/>
              <w:right w:val="nil"/>
            </w:tcBorders>
            <w:shd w:val="clear" w:color="auto" w:fill="auto"/>
            <w:noWrap/>
            <w:vAlign w:val="center"/>
          </w:tcPr>
          <w:p w14:paraId="6B7BC1CA" w14:textId="77777777" w:rsidR="00765170" w:rsidRDefault="00765170">
            <w:pPr>
              <w:pStyle w:val="af9"/>
            </w:pPr>
          </w:p>
        </w:tc>
        <w:tc>
          <w:tcPr>
            <w:tcW w:w="1299" w:type="dxa"/>
            <w:tcBorders>
              <w:top w:val="single" w:sz="8" w:space="0" w:color="auto"/>
              <w:left w:val="nil"/>
              <w:bottom w:val="nil"/>
              <w:right w:val="nil"/>
            </w:tcBorders>
            <w:shd w:val="clear" w:color="auto" w:fill="auto"/>
            <w:noWrap/>
            <w:vAlign w:val="center"/>
          </w:tcPr>
          <w:p w14:paraId="05C6624A" w14:textId="77777777" w:rsidR="00765170" w:rsidRDefault="00876367">
            <w:pPr>
              <w:pStyle w:val="af9"/>
            </w:pPr>
            <w:r>
              <w:t>int(11)</w:t>
            </w:r>
          </w:p>
        </w:tc>
        <w:tc>
          <w:tcPr>
            <w:tcW w:w="960" w:type="dxa"/>
            <w:tcBorders>
              <w:top w:val="single" w:sz="8" w:space="0" w:color="auto"/>
              <w:left w:val="nil"/>
              <w:bottom w:val="nil"/>
              <w:right w:val="nil"/>
            </w:tcBorders>
            <w:shd w:val="clear" w:color="auto" w:fill="auto"/>
            <w:noWrap/>
            <w:vAlign w:val="center"/>
          </w:tcPr>
          <w:p w14:paraId="26B566C2" w14:textId="77777777" w:rsidR="00765170" w:rsidRDefault="00876367">
            <w:pPr>
              <w:pStyle w:val="af9"/>
            </w:pPr>
            <w:r>
              <w:t>PRI</w:t>
            </w:r>
          </w:p>
        </w:tc>
      </w:tr>
      <w:tr w:rsidR="00765170" w14:paraId="4CBF6A7E" w14:textId="77777777">
        <w:trPr>
          <w:trHeight w:hRule="exact" w:val="454"/>
          <w:jc w:val="center"/>
        </w:trPr>
        <w:tc>
          <w:tcPr>
            <w:tcW w:w="960" w:type="dxa"/>
            <w:tcBorders>
              <w:top w:val="nil"/>
              <w:left w:val="nil"/>
              <w:bottom w:val="nil"/>
              <w:right w:val="nil"/>
            </w:tcBorders>
            <w:shd w:val="clear" w:color="auto" w:fill="auto"/>
            <w:noWrap/>
            <w:vAlign w:val="center"/>
          </w:tcPr>
          <w:p w14:paraId="1AC9819D" w14:textId="77777777" w:rsidR="00765170" w:rsidRDefault="00876367">
            <w:pPr>
              <w:pStyle w:val="af9"/>
            </w:pPr>
            <w:r>
              <w:t>brand</w:t>
            </w:r>
          </w:p>
        </w:tc>
        <w:tc>
          <w:tcPr>
            <w:tcW w:w="1305" w:type="dxa"/>
            <w:tcBorders>
              <w:top w:val="nil"/>
              <w:left w:val="nil"/>
              <w:bottom w:val="nil"/>
              <w:right w:val="nil"/>
            </w:tcBorders>
            <w:shd w:val="clear" w:color="auto" w:fill="auto"/>
            <w:noWrap/>
            <w:vAlign w:val="center"/>
          </w:tcPr>
          <w:p w14:paraId="3F7E17E3" w14:textId="77777777" w:rsidR="00765170" w:rsidRDefault="00876367">
            <w:pPr>
              <w:pStyle w:val="af9"/>
            </w:pPr>
            <w:r>
              <w:t>brand_name</w:t>
            </w:r>
          </w:p>
        </w:tc>
        <w:tc>
          <w:tcPr>
            <w:tcW w:w="1266" w:type="dxa"/>
            <w:tcBorders>
              <w:top w:val="nil"/>
              <w:left w:val="nil"/>
              <w:bottom w:val="nil"/>
              <w:right w:val="nil"/>
            </w:tcBorders>
            <w:shd w:val="clear" w:color="auto" w:fill="auto"/>
            <w:noWrap/>
            <w:vAlign w:val="center"/>
          </w:tcPr>
          <w:p w14:paraId="63672D9D" w14:textId="77777777" w:rsidR="00765170" w:rsidRDefault="00876367">
            <w:pPr>
              <w:pStyle w:val="af9"/>
            </w:pPr>
            <w:r>
              <w:t>品牌名称</w:t>
            </w:r>
          </w:p>
        </w:tc>
        <w:tc>
          <w:tcPr>
            <w:tcW w:w="1299" w:type="dxa"/>
            <w:tcBorders>
              <w:top w:val="nil"/>
              <w:left w:val="nil"/>
              <w:bottom w:val="nil"/>
              <w:right w:val="nil"/>
            </w:tcBorders>
            <w:shd w:val="clear" w:color="auto" w:fill="auto"/>
            <w:noWrap/>
            <w:vAlign w:val="center"/>
          </w:tcPr>
          <w:p w14:paraId="084DCB30"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2B789A2D" w14:textId="77777777" w:rsidR="00765170" w:rsidRDefault="00765170">
            <w:pPr>
              <w:pStyle w:val="af9"/>
            </w:pPr>
          </w:p>
        </w:tc>
      </w:tr>
      <w:tr w:rsidR="00765170" w14:paraId="76750598" w14:textId="77777777">
        <w:trPr>
          <w:trHeight w:hRule="exact" w:val="454"/>
          <w:jc w:val="center"/>
        </w:trPr>
        <w:tc>
          <w:tcPr>
            <w:tcW w:w="960" w:type="dxa"/>
            <w:tcBorders>
              <w:top w:val="nil"/>
              <w:left w:val="nil"/>
              <w:bottom w:val="nil"/>
              <w:right w:val="nil"/>
            </w:tcBorders>
            <w:shd w:val="clear" w:color="auto" w:fill="auto"/>
            <w:noWrap/>
            <w:vAlign w:val="center"/>
          </w:tcPr>
          <w:p w14:paraId="66653BD0" w14:textId="77777777" w:rsidR="00765170" w:rsidRDefault="00876367">
            <w:pPr>
              <w:pStyle w:val="af9"/>
            </w:pPr>
            <w:r>
              <w:t>brand</w:t>
            </w:r>
          </w:p>
        </w:tc>
        <w:tc>
          <w:tcPr>
            <w:tcW w:w="1305" w:type="dxa"/>
            <w:tcBorders>
              <w:top w:val="nil"/>
              <w:left w:val="nil"/>
              <w:bottom w:val="nil"/>
              <w:right w:val="nil"/>
            </w:tcBorders>
            <w:shd w:val="clear" w:color="auto" w:fill="auto"/>
            <w:noWrap/>
            <w:vAlign w:val="center"/>
          </w:tcPr>
          <w:p w14:paraId="54B484CF" w14:textId="77777777" w:rsidR="00765170" w:rsidRDefault="00876367">
            <w:pPr>
              <w:pStyle w:val="af9"/>
            </w:pPr>
            <w:r>
              <w:t>brand_logo</w:t>
            </w:r>
          </w:p>
        </w:tc>
        <w:tc>
          <w:tcPr>
            <w:tcW w:w="1266" w:type="dxa"/>
            <w:tcBorders>
              <w:top w:val="nil"/>
              <w:left w:val="nil"/>
              <w:bottom w:val="nil"/>
              <w:right w:val="nil"/>
            </w:tcBorders>
            <w:shd w:val="clear" w:color="auto" w:fill="auto"/>
            <w:noWrap/>
            <w:vAlign w:val="center"/>
          </w:tcPr>
          <w:p w14:paraId="2C57E8C5" w14:textId="77777777" w:rsidR="00765170" w:rsidRDefault="00876367">
            <w:pPr>
              <w:pStyle w:val="af9"/>
            </w:pPr>
            <w:r>
              <w:t>品牌</w:t>
            </w:r>
            <w:r>
              <w:t>logo</w:t>
            </w:r>
          </w:p>
        </w:tc>
        <w:tc>
          <w:tcPr>
            <w:tcW w:w="1299" w:type="dxa"/>
            <w:tcBorders>
              <w:top w:val="nil"/>
              <w:left w:val="nil"/>
              <w:bottom w:val="nil"/>
              <w:right w:val="nil"/>
            </w:tcBorders>
            <w:shd w:val="clear" w:color="auto" w:fill="auto"/>
            <w:noWrap/>
            <w:vAlign w:val="center"/>
          </w:tcPr>
          <w:p w14:paraId="438992CD"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0FD19605" w14:textId="77777777" w:rsidR="00765170" w:rsidRDefault="00765170">
            <w:pPr>
              <w:pStyle w:val="af9"/>
            </w:pPr>
          </w:p>
        </w:tc>
      </w:tr>
      <w:tr w:rsidR="00765170" w14:paraId="714BC63A" w14:textId="77777777">
        <w:trPr>
          <w:trHeight w:hRule="exact" w:val="454"/>
          <w:jc w:val="center"/>
        </w:trPr>
        <w:tc>
          <w:tcPr>
            <w:tcW w:w="960" w:type="dxa"/>
            <w:tcBorders>
              <w:top w:val="nil"/>
              <w:left w:val="nil"/>
              <w:bottom w:val="single" w:sz="12" w:space="0" w:color="auto"/>
              <w:right w:val="nil"/>
            </w:tcBorders>
            <w:shd w:val="clear" w:color="auto" w:fill="auto"/>
            <w:noWrap/>
            <w:vAlign w:val="center"/>
          </w:tcPr>
          <w:p w14:paraId="026498E0" w14:textId="77777777" w:rsidR="00765170" w:rsidRDefault="00876367">
            <w:pPr>
              <w:pStyle w:val="af9"/>
            </w:pPr>
            <w:r>
              <w:t>brand</w:t>
            </w:r>
          </w:p>
        </w:tc>
        <w:tc>
          <w:tcPr>
            <w:tcW w:w="1305" w:type="dxa"/>
            <w:tcBorders>
              <w:top w:val="nil"/>
              <w:left w:val="nil"/>
              <w:bottom w:val="single" w:sz="12" w:space="0" w:color="auto"/>
              <w:right w:val="nil"/>
            </w:tcBorders>
            <w:shd w:val="clear" w:color="auto" w:fill="auto"/>
            <w:noWrap/>
            <w:vAlign w:val="center"/>
          </w:tcPr>
          <w:p w14:paraId="68497834" w14:textId="77777777" w:rsidR="00765170" w:rsidRDefault="00876367">
            <w:pPr>
              <w:pStyle w:val="af9"/>
            </w:pPr>
            <w:r>
              <w:t>brand_intial</w:t>
            </w:r>
          </w:p>
        </w:tc>
        <w:tc>
          <w:tcPr>
            <w:tcW w:w="1266" w:type="dxa"/>
            <w:tcBorders>
              <w:top w:val="nil"/>
              <w:left w:val="nil"/>
              <w:bottom w:val="single" w:sz="12" w:space="0" w:color="auto"/>
              <w:right w:val="nil"/>
            </w:tcBorders>
            <w:shd w:val="clear" w:color="auto" w:fill="auto"/>
            <w:noWrap/>
            <w:vAlign w:val="center"/>
          </w:tcPr>
          <w:p w14:paraId="659550E3" w14:textId="77777777" w:rsidR="00765170" w:rsidRDefault="00876367">
            <w:pPr>
              <w:pStyle w:val="af9"/>
            </w:pPr>
            <w:r>
              <w:t>品牌首字母</w:t>
            </w:r>
          </w:p>
        </w:tc>
        <w:tc>
          <w:tcPr>
            <w:tcW w:w="1299" w:type="dxa"/>
            <w:tcBorders>
              <w:top w:val="nil"/>
              <w:left w:val="nil"/>
              <w:bottom w:val="single" w:sz="12" w:space="0" w:color="auto"/>
              <w:right w:val="nil"/>
            </w:tcBorders>
            <w:shd w:val="clear" w:color="auto" w:fill="auto"/>
            <w:noWrap/>
            <w:vAlign w:val="center"/>
          </w:tcPr>
          <w:p w14:paraId="2C4CF7D2" w14:textId="77777777" w:rsidR="00765170" w:rsidRDefault="00876367">
            <w:pPr>
              <w:pStyle w:val="af9"/>
            </w:pPr>
            <w:r>
              <w:t>varchar(255)</w:t>
            </w:r>
          </w:p>
        </w:tc>
        <w:tc>
          <w:tcPr>
            <w:tcW w:w="960" w:type="dxa"/>
            <w:tcBorders>
              <w:top w:val="nil"/>
              <w:left w:val="nil"/>
              <w:bottom w:val="single" w:sz="12" w:space="0" w:color="auto"/>
              <w:right w:val="nil"/>
            </w:tcBorders>
            <w:shd w:val="clear" w:color="auto" w:fill="auto"/>
            <w:noWrap/>
            <w:vAlign w:val="center"/>
          </w:tcPr>
          <w:p w14:paraId="1FCC0796" w14:textId="77777777" w:rsidR="00765170" w:rsidRDefault="00765170">
            <w:pPr>
              <w:pStyle w:val="af9"/>
            </w:pPr>
          </w:p>
        </w:tc>
      </w:tr>
    </w:tbl>
    <w:p w14:paraId="03009CE1" w14:textId="77777777" w:rsidR="00765170" w:rsidRDefault="00765170"/>
    <w:p w14:paraId="498F1651" w14:textId="77777777" w:rsidR="00765170" w:rsidRDefault="00876367">
      <w:pPr>
        <w:pStyle w:val="af3"/>
      </w:pPr>
      <w:r>
        <w:rPr>
          <w:rFonts w:hint="eastAsia"/>
        </w:rPr>
        <w:t>（</w:t>
      </w:r>
      <w:r>
        <w:rPr>
          <w:rFonts w:hint="eastAsia"/>
        </w:rPr>
        <w:t>3</w:t>
      </w:r>
      <w:r>
        <w:rPr>
          <w:rFonts w:hint="eastAsia"/>
        </w:rPr>
        <w:t>）</w:t>
      </w:r>
      <w:r>
        <w:rPr>
          <w:rFonts w:hint="eastAsia"/>
        </w:rPr>
        <w:t xml:space="preserve"> </w:t>
      </w:r>
      <w:r>
        <w:rPr>
          <w:rFonts w:hint="eastAsia"/>
        </w:rPr>
        <w:t>汽车表</w:t>
      </w:r>
    </w:p>
    <w:p w14:paraId="1157EC36" w14:textId="77777777" w:rsidR="00765170" w:rsidRDefault="00876367">
      <w:pPr>
        <w:pStyle w:val="af1"/>
      </w:pPr>
      <w:r>
        <w:rPr>
          <w:rFonts w:hint="eastAsia"/>
        </w:rPr>
        <w:t>汽车表信息：汽车表</w:t>
      </w:r>
      <w:r>
        <w:rPr>
          <w:rFonts w:hint="eastAsia"/>
        </w:rPr>
        <w:t>id</w:t>
      </w:r>
      <w:r>
        <w:rPr>
          <w:rFonts w:hint="eastAsia"/>
        </w:rPr>
        <w:t>，汽车名字，车型（轿车</w:t>
      </w:r>
      <w:r>
        <w:rPr>
          <w:rFonts w:hint="eastAsia"/>
        </w:rPr>
        <w:t>/SUV/MPV/</w:t>
      </w:r>
      <w:r>
        <w:rPr>
          <w:rFonts w:hint="eastAsia"/>
        </w:rPr>
        <w:t>跑车），品牌表</w:t>
      </w:r>
      <w:r>
        <w:rPr>
          <w:rFonts w:hint="eastAsia"/>
        </w:rPr>
        <w:t>id</w:t>
      </w:r>
      <w:r>
        <w:rPr>
          <w:rFonts w:hint="eastAsia"/>
        </w:rPr>
        <w:t>，品牌名，车辆简介，车辆缩略图链接，车辆展示图列表地址，价格下限，价</w:t>
      </w:r>
      <w:r>
        <w:rPr>
          <w:rFonts w:hint="eastAsia"/>
        </w:rPr>
        <w:lastRenderedPageBreak/>
        <w:t>格上限，产地，生产日期，是否为新车（</w:t>
      </w:r>
      <w:r>
        <w:rPr>
          <w:rFonts w:hint="eastAsia"/>
        </w:rPr>
        <w:t>0</w:t>
      </w:r>
      <w:r>
        <w:rPr>
          <w:rFonts w:hint="eastAsia"/>
        </w:rPr>
        <w:t>为</w:t>
      </w:r>
      <w:r>
        <w:rPr>
          <w:rFonts w:hint="eastAsia"/>
        </w:rPr>
        <w:t>false,1</w:t>
      </w:r>
      <w:r>
        <w:rPr>
          <w:rFonts w:hint="eastAsia"/>
        </w:rPr>
        <w:t>为</w:t>
      </w:r>
      <w:r>
        <w:rPr>
          <w:rFonts w:hint="eastAsia"/>
        </w:rPr>
        <w:t>true</w:t>
      </w:r>
      <w:r>
        <w:rPr>
          <w:rFonts w:hint="eastAsia"/>
        </w:rPr>
        <w:t>），公里数，发动机型号，变速箱型号，汽车评分，参与汽车评分人数</w:t>
      </w:r>
    </w:p>
    <w:p w14:paraId="750D825F" w14:textId="77777777" w:rsidR="00765170" w:rsidRDefault="00765170"/>
    <w:p w14:paraId="224F5D8A" w14:textId="77777777" w:rsidR="00765170" w:rsidRDefault="00876367">
      <w:pPr>
        <w:pStyle w:val="af5"/>
        <w:spacing w:after="312"/>
      </w:pPr>
      <w:r>
        <w:rPr>
          <w:rFonts w:hint="eastAsia"/>
        </w:rPr>
        <w:t>表</w:t>
      </w:r>
      <w:r>
        <w:rPr>
          <w:rFonts w:hint="eastAsia"/>
        </w:rPr>
        <w:t xml:space="preserve">3.3 </w:t>
      </w:r>
      <w:r>
        <w:rPr>
          <w:rFonts w:hint="eastAsia"/>
        </w:rPr>
        <w:t>汽车表</w:t>
      </w:r>
    </w:p>
    <w:tbl>
      <w:tblPr>
        <w:tblW w:w="0" w:type="auto"/>
        <w:jc w:val="center"/>
        <w:tblLook w:val="04A0" w:firstRow="1" w:lastRow="0" w:firstColumn="1" w:lastColumn="0" w:noHBand="0" w:noVBand="1"/>
      </w:tblPr>
      <w:tblGrid>
        <w:gridCol w:w="960"/>
        <w:gridCol w:w="2175"/>
        <w:gridCol w:w="2106"/>
        <w:gridCol w:w="1416"/>
        <w:gridCol w:w="960"/>
      </w:tblGrid>
      <w:tr w:rsidR="00765170" w14:paraId="54475F20" w14:textId="77777777">
        <w:trPr>
          <w:trHeight w:hRule="exact" w:val="454"/>
          <w:jc w:val="center"/>
        </w:trPr>
        <w:tc>
          <w:tcPr>
            <w:tcW w:w="960" w:type="dxa"/>
            <w:tcBorders>
              <w:top w:val="single" w:sz="12" w:space="0" w:color="auto"/>
              <w:left w:val="nil"/>
              <w:bottom w:val="single" w:sz="8" w:space="0" w:color="auto"/>
              <w:right w:val="nil"/>
            </w:tcBorders>
            <w:shd w:val="clear" w:color="auto" w:fill="auto"/>
            <w:noWrap/>
            <w:vAlign w:val="center"/>
          </w:tcPr>
          <w:p w14:paraId="59C447AE" w14:textId="77777777" w:rsidR="00765170" w:rsidRDefault="00876367">
            <w:pPr>
              <w:pStyle w:val="af9"/>
            </w:pPr>
            <w:r>
              <w:t>表名</w:t>
            </w:r>
          </w:p>
        </w:tc>
        <w:tc>
          <w:tcPr>
            <w:tcW w:w="2175" w:type="dxa"/>
            <w:tcBorders>
              <w:top w:val="single" w:sz="12" w:space="0" w:color="auto"/>
              <w:left w:val="nil"/>
              <w:bottom w:val="single" w:sz="8" w:space="0" w:color="auto"/>
              <w:right w:val="nil"/>
            </w:tcBorders>
            <w:shd w:val="clear" w:color="auto" w:fill="auto"/>
            <w:noWrap/>
            <w:vAlign w:val="center"/>
          </w:tcPr>
          <w:p w14:paraId="59FEC22A" w14:textId="77777777" w:rsidR="00765170" w:rsidRDefault="00876367">
            <w:pPr>
              <w:pStyle w:val="af9"/>
            </w:pPr>
            <w:r>
              <w:rPr>
                <w:rFonts w:hint="eastAsia"/>
              </w:rPr>
              <w:t>字段</w:t>
            </w:r>
          </w:p>
        </w:tc>
        <w:tc>
          <w:tcPr>
            <w:tcW w:w="2106" w:type="dxa"/>
            <w:tcBorders>
              <w:top w:val="single" w:sz="12" w:space="0" w:color="auto"/>
              <w:left w:val="nil"/>
              <w:bottom w:val="single" w:sz="8" w:space="0" w:color="auto"/>
              <w:right w:val="nil"/>
            </w:tcBorders>
            <w:shd w:val="clear" w:color="auto" w:fill="auto"/>
            <w:noWrap/>
            <w:vAlign w:val="center"/>
          </w:tcPr>
          <w:p w14:paraId="1D6BAAF0" w14:textId="77777777" w:rsidR="00765170" w:rsidRDefault="00876367">
            <w:pPr>
              <w:pStyle w:val="af9"/>
            </w:pPr>
            <w:r>
              <w:t>名称</w:t>
            </w:r>
          </w:p>
        </w:tc>
        <w:tc>
          <w:tcPr>
            <w:tcW w:w="1416" w:type="dxa"/>
            <w:tcBorders>
              <w:top w:val="single" w:sz="12" w:space="0" w:color="auto"/>
              <w:left w:val="nil"/>
              <w:bottom w:val="single" w:sz="8" w:space="0" w:color="auto"/>
              <w:right w:val="nil"/>
            </w:tcBorders>
            <w:shd w:val="clear" w:color="auto" w:fill="auto"/>
            <w:noWrap/>
            <w:vAlign w:val="center"/>
          </w:tcPr>
          <w:p w14:paraId="46897F52" w14:textId="77777777" w:rsidR="00765170" w:rsidRDefault="00876367">
            <w:pPr>
              <w:pStyle w:val="af9"/>
            </w:pPr>
            <w:r>
              <w:t>数据类型</w:t>
            </w:r>
          </w:p>
        </w:tc>
        <w:tc>
          <w:tcPr>
            <w:tcW w:w="960" w:type="dxa"/>
            <w:tcBorders>
              <w:top w:val="single" w:sz="12" w:space="0" w:color="auto"/>
              <w:left w:val="nil"/>
              <w:bottom w:val="single" w:sz="8" w:space="0" w:color="auto"/>
              <w:right w:val="nil"/>
            </w:tcBorders>
            <w:shd w:val="clear" w:color="auto" w:fill="auto"/>
            <w:noWrap/>
            <w:vAlign w:val="center"/>
          </w:tcPr>
          <w:p w14:paraId="23E6473B" w14:textId="77777777" w:rsidR="00765170" w:rsidRDefault="00876367">
            <w:pPr>
              <w:pStyle w:val="af9"/>
            </w:pPr>
            <w:r>
              <w:t>主键</w:t>
            </w:r>
          </w:p>
        </w:tc>
      </w:tr>
      <w:tr w:rsidR="00765170" w14:paraId="4D9D0EFF" w14:textId="77777777">
        <w:trPr>
          <w:trHeight w:hRule="exact" w:val="454"/>
          <w:jc w:val="center"/>
        </w:trPr>
        <w:tc>
          <w:tcPr>
            <w:tcW w:w="960" w:type="dxa"/>
            <w:tcBorders>
              <w:top w:val="single" w:sz="8" w:space="0" w:color="auto"/>
              <w:left w:val="nil"/>
              <w:bottom w:val="nil"/>
              <w:right w:val="nil"/>
            </w:tcBorders>
            <w:shd w:val="clear" w:color="auto" w:fill="auto"/>
            <w:noWrap/>
            <w:vAlign w:val="center"/>
          </w:tcPr>
          <w:p w14:paraId="51192D69" w14:textId="77777777" w:rsidR="00765170" w:rsidRDefault="00876367">
            <w:pPr>
              <w:pStyle w:val="af9"/>
            </w:pPr>
            <w:r>
              <w:t>car</w:t>
            </w:r>
          </w:p>
        </w:tc>
        <w:tc>
          <w:tcPr>
            <w:tcW w:w="2175" w:type="dxa"/>
            <w:tcBorders>
              <w:top w:val="single" w:sz="8" w:space="0" w:color="auto"/>
              <w:left w:val="nil"/>
              <w:bottom w:val="nil"/>
              <w:right w:val="nil"/>
            </w:tcBorders>
            <w:shd w:val="clear" w:color="auto" w:fill="auto"/>
            <w:noWrap/>
            <w:vAlign w:val="center"/>
          </w:tcPr>
          <w:p w14:paraId="4DEFE65E" w14:textId="77777777" w:rsidR="00765170" w:rsidRDefault="00876367">
            <w:pPr>
              <w:pStyle w:val="af9"/>
            </w:pPr>
            <w:r>
              <w:t>id</w:t>
            </w:r>
          </w:p>
        </w:tc>
        <w:tc>
          <w:tcPr>
            <w:tcW w:w="2106" w:type="dxa"/>
            <w:tcBorders>
              <w:top w:val="single" w:sz="8" w:space="0" w:color="auto"/>
              <w:left w:val="nil"/>
              <w:bottom w:val="nil"/>
              <w:right w:val="nil"/>
            </w:tcBorders>
            <w:shd w:val="clear" w:color="auto" w:fill="auto"/>
            <w:noWrap/>
            <w:vAlign w:val="center"/>
          </w:tcPr>
          <w:p w14:paraId="07657A18" w14:textId="77777777" w:rsidR="00765170" w:rsidRDefault="00765170">
            <w:pPr>
              <w:pStyle w:val="af9"/>
            </w:pPr>
          </w:p>
        </w:tc>
        <w:tc>
          <w:tcPr>
            <w:tcW w:w="1416" w:type="dxa"/>
            <w:tcBorders>
              <w:top w:val="single" w:sz="8" w:space="0" w:color="auto"/>
              <w:left w:val="nil"/>
              <w:bottom w:val="nil"/>
              <w:right w:val="nil"/>
            </w:tcBorders>
            <w:shd w:val="clear" w:color="auto" w:fill="auto"/>
            <w:noWrap/>
            <w:vAlign w:val="center"/>
          </w:tcPr>
          <w:p w14:paraId="5B09AB4E" w14:textId="77777777" w:rsidR="00765170" w:rsidRDefault="00876367">
            <w:pPr>
              <w:pStyle w:val="af9"/>
            </w:pPr>
            <w:r>
              <w:t>int(11)</w:t>
            </w:r>
          </w:p>
        </w:tc>
        <w:tc>
          <w:tcPr>
            <w:tcW w:w="960" w:type="dxa"/>
            <w:tcBorders>
              <w:top w:val="single" w:sz="8" w:space="0" w:color="auto"/>
              <w:left w:val="nil"/>
              <w:bottom w:val="nil"/>
              <w:right w:val="nil"/>
            </w:tcBorders>
            <w:shd w:val="clear" w:color="auto" w:fill="auto"/>
            <w:noWrap/>
            <w:vAlign w:val="center"/>
          </w:tcPr>
          <w:p w14:paraId="1CFDBF35" w14:textId="77777777" w:rsidR="00765170" w:rsidRDefault="00876367">
            <w:pPr>
              <w:pStyle w:val="af9"/>
            </w:pPr>
            <w:r>
              <w:t>PRI</w:t>
            </w:r>
          </w:p>
        </w:tc>
      </w:tr>
      <w:tr w:rsidR="00765170" w14:paraId="0174887E" w14:textId="77777777">
        <w:trPr>
          <w:trHeight w:hRule="exact" w:val="454"/>
          <w:jc w:val="center"/>
        </w:trPr>
        <w:tc>
          <w:tcPr>
            <w:tcW w:w="960" w:type="dxa"/>
            <w:tcBorders>
              <w:top w:val="nil"/>
              <w:left w:val="nil"/>
              <w:bottom w:val="nil"/>
              <w:right w:val="nil"/>
            </w:tcBorders>
            <w:shd w:val="clear" w:color="auto" w:fill="auto"/>
            <w:noWrap/>
            <w:vAlign w:val="center"/>
          </w:tcPr>
          <w:p w14:paraId="1D553610"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6907CD17" w14:textId="77777777" w:rsidR="00765170" w:rsidRDefault="00876367">
            <w:pPr>
              <w:pStyle w:val="af9"/>
            </w:pPr>
            <w:r>
              <w:t>car_name</w:t>
            </w:r>
          </w:p>
        </w:tc>
        <w:tc>
          <w:tcPr>
            <w:tcW w:w="2106" w:type="dxa"/>
            <w:tcBorders>
              <w:top w:val="nil"/>
              <w:left w:val="nil"/>
              <w:bottom w:val="nil"/>
              <w:right w:val="nil"/>
            </w:tcBorders>
            <w:shd w:val="clear" w:color="auto" w:fill="auto"/>
            <w:noWrap/>
            <w:vAlign w:val="center"/>
          </w:tcPr>
          <w:p w14:paraId="6B53DDEB" w14:textId="77777777" w:rsidR="00765170" w:rsidRDefault="00876367">
            <w:pPr>
              <w:pStyle w:val="af9"/>
            </w:pPr>
            <w:r>
              <w:t>汽车名字</w:t>
            </w:r>
          </w:p>
        </w:tc>
        <w:tc>
          <w:tcPr>
            <w:tcW w:w="1416" w:type="dxa"/>
            <w:tcBorders>
              <w:top w:val="nil"/>
              <w:left w:val="nil"/>
              <w:bottom w:val="nil"/>
              <w:right w:val="nil"/>
            </w:tcBorders>
            <w:shd w:val="clear" w:color="auto" w:fill="auto"/>
            <w:noWrap/>
            <w:vAlign w:val="center"/>
          </w:tcPr>
          <w:p w14:paraId="0B757629"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3442CB0D" w14:textId="77777777" w:rsidR="00765170" w:rsidRDefault="00765170">
            <w:pPr>
              <w:pStyle w:val="af9"/>
            </w:pPr>
          </w:p>
        </w:tc>
      </w:tr>
      <w:tr w:rsidR="00765170" w14:paraId="08FF2234" w14:textId="77777777">
        <w:trPr>
          <w:trHeight w:hRule="exact" w:val="454"/>
          <w:jc w:val="center"/>
        </w:trPr>
        <w:tc>
          <w:tcPr>
            <w:tcW w:w="960" w:type="dxa"/>
            <w:tcBorders>
              <w:top w:val="nil"/>
              <w:left w:val="nil"/>
              <w:bottom w:val="nil"/>
              <w:right w:val="nil"/>
            </w:tcBorders>
            <w:shd w:val="clear" w:color="auto" w:fill="auto"/>
            <w:noWrap/>
            <w:vAlign w:val="center"/>
          </w:tcPr>
          <w:p w14:paraId="6EA50A49"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4C887B6B" w14:textId="77777777" w:rsidR="00765170" w:rsidRDefault="00876367">
            <w:pPr>
              <w:pStyle w:val="af9"/>
            </w:pPr>
            <w:r>
              <w:t>car_type</w:t>
            </w:r>
          </w:p>
        </w:tc>
        <w:tc>
          <w:tcPr>
            <w:tcW w:w="2106" w:type="dxa"/>
            <w:tcBorders>
              <w:top w:val="nil"/>
              <w:left w:val="nil"/>
              <w:bottom w:val="nil"/>
              <w:right w:val="nil"/>
            </w:tcBorders>
            <w:shd w:val="clear" w:color="auto" w:fill="auto"/>
            <w:noWrap/>
            <w:vAlign w:val="center"/>
          </w:tcPr>
          <w:p w14:paraId="2AF3A8A4" w14:textId="77777777" w:rsidR="00765170" w:rsidRDefault="00876367">
            <w:pPr>
              <w:pStyle w:val="af9"/>
            </w:pPr>
            <w:r>
              <w:t>车型</w:t>
            </w:r>
          </w:p>
        </w:tc>
        <w:tc>
          <w:tcPr>
            <w:tcW w:w="1416" w:type="dxa"/>
            <w:tcBorders>
              <w:top w:val="nil"/>
              <w:left w:val="nil"/>
              <w:bottom w:val="nil"/>
              <w:right w:val="nil"/>
            </w:tcBorders>
            <w:shd w:val="clear" w:color="auto" w:fill="auto"/>
            <w:noWrap/>
            <w:vAlign w:val="center"/>
          </w:tcPr>
          <w:p w14:paraId="60995D37"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7699E550" w14:textId="77777777" w:rsidR="00765170" w:rsidRDefault="00765170">
            <w:pPr>
              <w:pStyle w:val="af9"/>
            </w:pPr>
          </w:p>
        </w:tc>
      </w:tr>
      <w:tr w:rsidR="00765170" w14:paraId="446979D5" w14:textId="77777777">
        <w:trPr>
          <w:trHeight w:hRule="exact" w:val="454"/>
          <w:jc w:val="center"/>
        </w:trPr>
        <w:tc>
          <w:tcPr>
            <w:tcW w:w="960" w:type="dxa"/>
            <w:tcBorders>
              <w:top w:val="nil"/>
              <w:left w:val="nil"/>
              <w:bottom w:val="nil"/>
              <w:right w:val="nil"/>
            </w:tcBorders>
            <w:shd w:val="clear" w:color="auto" w:fill="auto"/>
            <w:noWrap/>
            <w:vAlign w:val="center"/>
          </w:tcPr>
          <w:p w14:paraId="3ECFED59"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49D13B9C" w14:textId="77777777" w:rsidR="00765170" w:rsidRDefault="00876367">
            <w:pPr>
              <w:pStyle w:val="af9"/>
            </w:pPr>
            <w:r>
              <w:t>car_brandid</w:t>
            </w:r>
          </w:p>
        </w:tc>
        <w:tc>
          <w:tcPr>
            <w:tcW w:w="2106" w:type="dxa"/>
            <w:tcBorders>
              <w:top w:val="nil"/>
              <w:left w:val="nil"/>
              <w:bottom w:val="nil"/>
              <w:right w:val="nil"/>
            </w:tcBorders>
            <w:shd w:val="clear" w:color="auto" w:fill="auto"/>
            <w:noWrap/>
            <w:vAlign w:val="center"/>
          </w:tcPr>
          <w:p w14:paraId="7AE8A610" w14:textId="77777777" w:rsidR="00765170" w:rsidRDefault="00876367">
            <w:pPr>
              <w:pStyle w:val="af9"/>
            </w:pPr>
            <w:r>
              <w:t>品牌号</w:t>
            </w:r>
          </w:p>
        </w:tc>
        <w:tc>
          <w:tcPr>
            <w:tcW w:w="1416" w:type="dxa"/>
            <w:tcBorders>
              <w:top w:val="nil"/>
              <w:left w:val="nil"/>
              <w:bottom w:val="nil"/>
              <w:right w:val="nil"/>
            </w:tcBorders>
            <w:shd w:val="clear" w:color="auto" w:fill="auto"/>
            <w:noWrap/>
            <w:vAlign w:val="center"/>
          </w:tcPr>
          <w:p w14:paraId="4A379E36"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52BD54C2" w14:textId="77777777" w:rsidR="00765170" w:rsidRDefault="00765170">
            <w:pPr>
              <w:pStyle w:val="af9"/>
            </w:pPr>
          </w:p>
        </w:tc>
      </w:tr>
      <w:tr w:rsidR="00765170" w14:paraId="69078DCF" w14:textId="77777777">
        <w:trPr>
          <w:trHeight w:hRule="exact" w:val="454"/>
          <w:jc w:val="center"/>
        </w:trPr>
        <w:tc>
          <w:tcPr>
            <w:tcW w:w="960" w:type="dxa"/>
            <w:tcBorders>
              <w:top w:val="nil"/>
              <w:left w:val="nil"/>
              <w:bottom w:val="nil"/>
              <w:right w:val="nil"/>
            </w:tcBorders>
            <w:shd w:val="clear" w:color="auto" w:fill="auto"/>
            <w:noWrap/>
            <w:vAlign w:val="center"/>
          </w:tcPr>
          <w:p w14:paraId="1D73B4AD"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7AE71195" w14:textId="77777777" w:rsidR="00765170" w:rsidRDefault="00876367">
            <w:pPr>
              <w:pStyle w:val="af9"/>
            </w:pPr>
            <w:r>
              <w:t>car_brand</w:t>
            </w:r>
          </w:p>
        </w:tc>
        <w:tc>
          <w:tcPr>
            <w:tcW w:w="2106" w:type="dxa"/>
            <w:tcBorders>
              <w:top w:val="nil"/>
              <w:left w:val="nil"/>
              <w:bottom w:val="nil"/>
              <w:right w:val="nil"/>
            </w:tcBorders>
            <w:shd w:val="clear" w:color="auto" w:fill="auto"/>
            <w:noWrap/>
            <w:vAlign w:val="center"/>
          </w:tcPr>
          <w:p w14:paraId="0D9A7EF0" w14:textId="77777777" w:rsidR="00765170" w:rsidRDefault="00876367">
            <w:pPr>
              <w:pStyle w:val="af9"/>
            </w:pPr>
            <w:r>
              <w:t>品牌名</w:t>
            </w:r>
          </w:p>
        </w:tc>
        <w:tc>
          <w:tcPr>
            <w:tcW w:w="1416" w:type="dxa"/>
            <w:tcBorders>
              <w:top w:val="nil"/>
              <w:left w:val="nil"/>
              <w:bottom w:val="nil"/>
              <w:right w:val="nil"/>
            </w:tcBorders>
            <w:shd w:val="clear" w:color="auto" w:fill="auto"/>
            <w:noWrap/>
            <w:vAlign w:val="center"/>
          </w:tcPr>
          <w:p w14:paraId="7B046FC3"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74407CFB" w14:textId="77777777" w:rsidR="00765170" w:rsidRDefault="00765170">
            <w:pPr>
              <w:pStyle w:val="af9"/>
            </w:pPr>
          </w:p>
        </w:tc>
      </w:tr>
      <w:tr w:rsidR="00765170" w14:paraId="66340CFA" w14:textId="77777777">
        <w:trPr>
          <w:trHeight w:hRule="exact" w:val="454"/>
          <w:jc w:val="center"/>
        </w:trPr>
        <w:tc>
          <w:tcPr>
            <w:tcW w:w="960" w:type="dxa"/>
            <w:tcBorders>
              <w:top w:val="nil"/>
              <w:left w:val="nil"/>
              <w:bottom w:val="nil"/>
              <w:right w:val="nil"/>
            </w:tcBorders>
            <w:shd w:val="clear" w:color="auto" w:fill="auto"/>
            <w:noWrap/>
            <w:vAlign w:val="center"/>
          </w:tcPr>
          <w:p w14:paraId="61D83C4D"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3F8E4AB6" w14:textId="77777777" w:rsidR="00765170" w:rsidRDefault="00876367">
            <w:pPr>
              <w:pStyle w:val="af9"/>
            </w:pPr>
            <w:r>
              <w:t>car_introduce</w:t>
            </w:r>
          </w:p>
        </w:tc>
        <w:tc>
          <w:tcPr>
            <w:tcW w:w="2106" w:type="dxa"/>
            <w:tcBorders>
              <w:top w:val="nil"/>
              <w:left w:val="nil"/>
              <w:bottom w:val="nil"/>
              <w:right w:val="nil"/>
            </w:tcBorders>
            <w:shd w:val="clear" w:color="auto" w:fill="auto"/>
            <w:noWrap/>
            <w:vAlign w:val="center"/>
          </w:tcPr>
          <w:p w14:paraId="50D501CE" w14:textId="77777777" w:rsidR="00765170" w:rsidRDefault="00876367">
            <w:pPr>
              <w:pStyle w:val="af9"/>
            </w:pPr>
            <w:r>
              <w:t>车辆简介</w:t>
            </w:r>
          </w:p>
        </w:tc>
        <w:tc>
          <w:tcPr>
            <w:tcW w:w="1416" w:type="dxa"/>
            <w:tcBorders>
              <w:top w:val="nil"/>
              <w:left w:val="nil"/>
              <w:bottom w:val="nil"/>
              <w:right w:val="nil"/>
            </w:tcBorders>
            <w:shd w:val="clear" w:color="auto" w:fill="auto"/>
            <w:noWrap/>
            <w:vAlign w:val="center"/>
          </w:tcPr>
          <w:p w14:paraId="16B325F0" w14:textId="77777777" w:rsidR="00765170" w:rsidRDefault="00876367">
            <w:pPr>
              <w:pStyle w:val="af9"/>
            </w:pPr>
            <w:r>
              <w:t>text</w:t>
            </w:r>
          </w:p>
        </w:tc>
        <w:tc>
          <w:tcPr>
            <w:tcW w:w="960" w:type="dxa"/>
            <w:tcBorders>
              <w:top w:val="nil"/>
              <w:left w:val="nil"/>
              <w:bottom w:val="nil"/>
              <w:right w:val="nil"/>
            </w:tcBorders>
            <w:shd w:val="clear" w:color="auto" w:fill="auto"/>
            <w:noWrap/>
            <w:vAlign w:val="center"/>
          </w:tcPr>
          <w:p w14:paraId="71C32374" w14:textId="77777777" w:rsidR="00765170" w:rsidRDefault="00765170">
            <w:pPr>
              <w:pStyle w:val="af9"/>
            </w:pPr>
          </w:p>
        </w:tc>
      </w:tr>
      <w:tr w:rsidR="00765170" w14:paraId="093E4E93" w14:textId="77777777">
        <w:trPr>
          <w:trHeight w:hRule="exact" w:val="454"/>
          <w:jc w:val="center"/>
        </w:trPr>
        <w:tc>
          <w:tcPr>
            <w:tcW w:w="960" w:type="dxa"/>
            <w:tcBorders>
              <w:top w:val="nil"/>
              <w:left w:val="nil"/>
              <w:bottom w:val="nil"/>
              <w:right w:val="nil"/>
            </w:tcBorders>
            <w:shd w:val="clear" w:color="auto" w:fill="auto"/>
            <w:noWrap/>
            <w:vAlign w:val="center"/>
          </w:tcPr>
          <w:p w14:paraId="75E2CC20"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18BDEAC1" w14:textId="77777777" w:rsidR="00765170" w:rsidRDefault="00876367">
            <w:pPr>
              <w:pStyle w:val="af9"/>
            </w:pPr>
            <w:r>
              <w:t>car_showimg</w:t>
            </w:r>
          </w:p>
        </w:tc>
        <w:tc>
          <w:tcPr>
            <w:tcW w:w="2106" w:type="dxa"/>
            <w:tcBorders>
              <w:top w:val="nil"/>
              <w:left w:val="nil"/>
              <w:bottom w:val="nil"/>
              <w:right w:val="nil"/>
            </w:tcBorders>
            <w:shd w:val="clear" w:color="auto" w:fill="auto"/>
            <w:noWrap/>
            <w:vAlign w:val="center"/>
          </w:tcPr>
          <w:p w14:paraId="48E39CCB" w14:textId="77777777" w:rsidR="00765170" w:rsidRDefault="00876367">
            <w:pPr>
              <w:pStyle w:val="af9"/>
            </w:pPr>
            <w:r>
              <w:t>车首展图地址</w:t>
            </w:r>
          </w:p>
        </w:tc>
        <w:tc>
          <w:tcPr>
            <w:tcW w:w="1416" w:type="dxa"/>
            <w:tcBorders>
              <w:top w:val="nil"/>
              <w:left w:val="nil"/>
              <w:bottom w:val="nil"/>
              <w:right w:val="nil"/>
            </w:tcBorders>
            <w:shd w:val="clear" w:color="auto" w:fill="auto"/>
            <w:noWrap/>
            <w:vAlign w:val="center"/>
          </w:tcPr>
          <w:p w14:paraId="5F02F7CD"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0FE96E6F" w14:textId="77777777" w:rsidR="00765170" w:rsidRDefault="00765170">
            <w:pPr>
              <w:pStyle w:val="af9"/>
            </w:pPr>
          </w:p>
        </w:tc>
      </w:tr>
      <w:tr w:rsidR="00765170" w14:paraId="37FFC4FB" w14:textId="77777777">
        <w:trPr>
          <w:trHeight w:hRule="exact" w:val="454"/>
          <w:jc w:val="center"/>
        </w:trPr>
        <w:tc>
          <w:tcPr>
            <w:tcW w:w="960" w:type="dxa"/>
            <w:tcBorders>
              <w:top w:val="nil"/>
              <w:left w:val="nil"/>
              <w:bottom w:val="nil"/>
              <w:right w:val="nil"/>
            </w:tcBorders>
            <w:shd w:val="clear" w:color="auto" w:fill="auto"/>
            <w:noWrap/>
            <w:vAlign w:val="center"/>
          </w:tcPr>
          <w:p w14:paraId="3659245C"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14D4B7CA" w14:textId="77777777" w:rsidR="00765170" w:rsidRDefault="00876367">
            <w:pPr>
              <w:pStyle w:val="af9"/>
            </w:pPr>
            <w:r>
              <w:t>car_exhibition_list</w:t>
            </w:r>
          </w:p>
        </w:tc>
        <w:tc>
          <w:tcPr>
            <w:tcW w:w="2106" w:type="dxa"/>
            <w:tcBorders>
              <w:top w:val="nil"/>
              <w:left w:val="nil"/>
              <w:bottom w:val="nil"/>
              <w:right w:val="nil"/>
            </w:tcBorders>
            <w:shd w:val="clear" w:color="auto" w:fill="auto"/>
            <w:noWrap/>
            <w:vAlign w:val="center"/>
          </w:tcPr>
          <w:p w14:paraId="3F9B761B" w14:textId="77777777" w:rsidR="00765170" w:rsidRDefault="00876367">
            <w:pPr>
              <w:pStyle w:val="af9"/>
            </w:pPr>
            <w:r>
              <w:t>车展览图列表地址</w:t>
            </w:r>
          </w:p>
        </w:tc>
        <w:tc>
          <w:tcPr>
            <w:tcW w:w="1416" w:type="dxa"/>
            <w:tcBorders>
              <w:top w:val="nil"/>
              <w:left w:val="nil"/>
              <w:bottom w:val="nil"/>
              <w:right w:val="nil"/>
            </w:tcBorders>
            <w:shd w:val="clear" w:color="auto" w:fill="auto"/>
            <w:noWrap/>
            <w:vAlign w:val="center"/>
          </w:tcPr>
          <w:p w14:paraId="4A0ECCB7" w14:textId="77777777" w:rsidR="00765170" w:rsidRDefault="00876367">
            <w:pPr>
              <w:pStyle w:val="af9"/>
            </w:pPr>
            <w:r>
              <w:t>text</w:t>
            </w:r>
          </w:p>
        </w:tc>
        <w:tc>
          <w:tcPr>
            <w:tcW w:w="960" w:type="dxa"/>
            <w:tcBorders>
              <w:top w:val="nil"/>
              <w:left w:val="nil"/>
              <w:bottom w:val="nil"/>
              <w:right w:val="nil"/>
            </w:tcBorders>
            <w:shd w:val="clear" w:color="auto" w:fill="auto"/>
            <w:noWrap/>
            <w:vAlign w:val="center"/>
          </w:tcPr>
          <w:p w14:paraId="34D05954" w14:textId="77777777" w:rsidR="00765170" w:rsidRDefault="00765170">
            <w:pPr>
              <w:pStyle w:val="af9"/>
            </w:pPr>
          </w:p>
        </w:tc>
      </w:tr>
      <w:tr w:rsidR="00765170" w14:paraId="1ABFB983" w14:textId="77777777">
        <w:trPr>
          <w:trHeight w:hRule="exact" w:val="454"/>
          <w:jc w:val="center"/>
        </w:trPr>
        <w:tc>
          <w:tcPr>
            <w:tcW w:w="960" w:type="dxa"/>
            <w:tcBorders>
              <w:top w:val="nil"/>
              <w:left w:val="nil"/>
              <w:bottom w:val="nil"/>
              <w:right w:val="nil"/>
            </w:tcBorders>
            <w:shd w:val="clear" w:color="auto" w:fill="auto"/>
            <w:noWrap/>
            <w:vAlign w:val="center"/>
          </w:tcPr>
          <w:p w14:paraId="6A34A660"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00DF9EE0" w14:textId="77777777" w:rsidR="00765170" w:rsidRDefault="00876367">
            <w:pPr>
              <w:pStyle w:val="af9"/>
            </w:pPr>
            <w:r>
              <w:t>car_price_low</w:t>
            </w:r>
          </w:p>
        </w:tc>
        <w:tc>
          <w:tcPr>
            <w:tcW w:w="2106" w:type="dxa"/>
            <w:tcBorders>
              <w:top w:val="nil"/>
              <w:left w:val="nil"/>
              <w:bottom w:val="nil"/>
              <w:right w:val="nil"/>
            </w:tcBorders>
            <w:shd w:val="clear" w:color="auto" w:fill="auto"/>
            <w:noWrap/>
            <w:vAlign w:val="center"/>
          </w:tcPr>
          <w:p w14:paraId="1DDE9D5E" w14:textId="77777777" w:rsidR="00765170" w:rsidRDefault="00876367">
            <w:pPr>
              <w:pStyle w:val="af9"/>
            </w:pPr>
            <w:r>
              <w:t>起始价格</w:t>
            </w:r>
          </w:p>
        </w:tc>
        <w:tc>
          <w:tcPr>
            <w:tcW w:w="1416" w:type="dxa"/>
            <w:tcBorders>
              <w:top w:val="nil"/>
              <w:left w:val="nil"/>
              <w:bottom w:val="nil"/>
              <w:right w:val="nil"/>
            </w:tcBorders>
            <w:shd w:val="clear" w:color="auto" w:fill="auto"/>
            <w:noWrap/>
            <w:vAlign w:val="center"/>
          </w:tcPr>
          <w:p w14:paraId="0047D627" w14:textId="77777777" w:rsidR="00765170" w:rsidRDefault="00876367">
            <w:pPr>
              <w:pStyle w:val="af9"/>
            </w:pPr>
            <w:r>
              <w:t>int(11)</w:t>
            </w:r>
          </w:p>
        </w:tc>
        <w:tc>
          <w:tcPr>
            <w:tcW w:w="960" w:type="dxa"/>
            <w:tcBorders>
              <w:top w:val="nil"/>
              <w:left w:val="nil"/>
              <w:bottom w:val="nil"/>
              <w:right w:val="nil"/>
            </w:tcBorders>
            <w:shd w:val="clear" w:color="auto" w:fill="auto"/>
            <w:noWrap/>
            <w:vAlign w:val="center"/>
          </w:tcPr>
          <w:p w14:paraId="5EEF3B38" w14:textId="77777777" w:rsidR="00765170" w:rsidRDefault="00765170">
            <w:pPr>
              <w:pStyle w:val="af9"/>
            </w:pPr>
          </w:p>
        </w:tc>
      </w:tr>
      <w:tr w:rsidR="00765170" w14:paraId="3200A7D4" w14:textId="77777777">
        <w:trPr>
          <w:trHeight w:hRule="exact" w:val="454"/>
          <w:jc w:val="center"/>
        </w:trPr>
        <w:tc>
          <w:tcPr>
            <w:tcW w:w="960" w:type="dxa"/>
            <w:tcBorders>
              <w:top w:val="nil"/>
              <w:left w:val="nil"/>
              <w:bottom w:val="nil"/>
              <w:right w:val="nil"/>
            </w:tcBorders>
            <w:shd w:val="clear" w:color="auto" w:fill="auto"/>
            <w:noWrap/>
            <w:vAlign w:val="center"/>
          </w:tcPr>
          <w:p w14:paraId="483C9ED2"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58A5BC06" w14:textId="77777777" w:rsidR="00765170" w:rsidRDefault="00876367">
            <w:pPr>
              <w:pStyle w:val="af9"/>
            </w:pPr>
            <w:r>
              <w:t>car_price_high</w:t>
            </w:r>
          </w:p>
        </w:tc>
        <w:tc>
          <w:tcPr>
            <w:tcW w:w="2106" w:type="dxa"/>
            <w:tcBorders>
              <w:top w:val="nil"/>
              <w:left w:val="nil"/>
              <w:bottom w:val="nil"/>
              <w:right w:val="nil"/>
            </w:tcBorders>
            <w:shd w:val="clear" w:color="auto" w:fill="auto"/>
            <w:noWrap/>
            <w:vAlign w:val="center"/>
          </w:tcPr>
          <w:p w14:paraId="692B14EF" w14:textId="77777777" w:rsidR="00765170" w:rsidRDefault="00876367">
            <w:pPr>
              <w:pStyle w:val="af9"/>
            </w:pPr>
            <w:r>
              <w:t>顶配价格</w:t>
            </w:r>
          </w:p>
        </w:tc>
        <w:tc>
          <w:tcPr>
            <w:tcW w:w="1416" w:type="dxa"/>
            <w:tcBorders>
              <w:top w:val="nil"/>
              <w:left w:val="nil"/>
              <w:bottom w:val="nil"/>
              <w:right w:val="nil"/>
            </w:tcBorders>
            <w:shd w:val="clear" w:color="auto" w:fill="auto"/>
            <w:noWrap/>
            <w:vAlign w:val="center"/>
          </w:tcPr>
          <w:p w14:paraId="34CEFE19" w14:textId="77777777" w:rsidR="00765170" w:rsidRDefault="00876367">
            <w:pPr>
              <w:pStyle w:val="af9"/>
            </w:pPr>
            <w:r>
              <w:t>int(11)</w:t>
            </w:r>
          </w:p>
        </w:tc>
        <w:tc>
          <w:tcPr>
            <w:tcW w:w="960" w:type="dxa"/>
            <w:tcBorders>
              <w:top w:val="nil"/>
              <w:left w:val="nil"/>
              <w:bottom w:val="nil"/>
              <w:right w:val="nil"/>
            </w:tcBorders>
            <w:shd w:val="clear" w:color="auto" w:fill="auto"/>
            <w:noWrap/>
            <w:vAlign w:val="center"/>
          </w:tcPr>
          <w:p w14:paraId="03F6E6CB" w14:textId="77777777" w:rsidR="00765170" w:rsidRDefault="00765170">
            <w:pPr>
              <w:pStyle w:val="af9"/>
            </w:pPr>
          </w:p>
        </w:tc>
      </w:tr>
      <w:tr w:rsidR="00765170" w14:paraId="676937D7" w14:textId="77777777">
        <w:trPr>
          <w:trHeight w:hRule="exact" w:val="454"/>
          <w:jc w:val="center"/>
        </w:trPr>
        <w:tc>
          <w:tcPr>
            <w:tcW w:w="960" w:type="dxa"/>
            <w:tcBorders>
              <w:top w:val="nil"/>
              <w:left w:val="nil"/>
              <w:bottom w:val="nil"/>
              <w:right w:val="nil"/>
            </w:tcBorders>
            <w:shd w:val="clear" w:color="auto" w:fill="auto"/>
            <w:noWrap/>
            <w:vAlign w:val="center"/>
          </w:tcPr>
          <w:p w14:paraId="5E333EB0"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6EF8DB7F" w14:textId="77777777" w:rsidR="00765170" w:rsidRDefault="00876367">
            <w:pPr>
              <w:pStyle w:val="af9"/>
            </w:pPr>
            <w:r>
              <w:t>car_manufacture_addr</w:t>
            </w:r>
          </w:p>
        </w:tc>
        <w:tc>
          <w:tcPr>
            <w:tcW w:w="2106" w:type="dxa"/>
            <w:tcBorders>
              <w:top w:val="nil"/>
              <w:left w:val="nil"/>
              <w:bottom w:val="nil"/>
              <w:right w:val="nil"/>
            </w:tcBorders>
            <w:shd w:val="clear" w:color="auto" w:fill="auto"/>
            <w:noWrap/>
            <w:vAlign w:val="center"/>
          </w:tcPr>
          <w:p w14:paraId="5C09971D" w14:textId="77777777" w:rsidR="00765170" w:rsidRDefault="00876367">
            <w:pPr>
              <w:pStyle w:val="af9"/>
            </w:pPr>
            <w:r>
              <w:t>产地</w:t>
            </w:r>
          </w:p>
        </w:tc>
        <w:tc>
          <w:tcPr>
            <w:tcW w:w="1416" w:type="dxa"/>
            <w:tcBorders>
              <w:top w:val="nil"/>
              <w:left w:val="nil"/>
              <w:bottom w:val="nil"/>
              <w:right w:val="nil"/>
            </w:tcBorders>
            <w:shd w:val="clear" w:color="auto" w:fill="auto"/>
            <w:noWrap/>
            <w:vAlign w:val="center"/>
          </w:tcPr>
          <w:p w14:paraId="76F716AA"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002D5D84" w14:textId="77777777" w:rsidR="00765170" w:rsidRDefault="00765170">
            <w:pPr>
              <w:pStyle w:val="af9"/>
            </w:pPr>
          </w:p>
        </w:tc>
      </w:tr>
      <w:tr w:rsidR="00765170" w14:paraId="34E063C2" w14:textId="77777777">
        <w:trPr>
          <w:trHeight w:hRule="exact" w:val="454"/>
          <w:jc w:val="center"/>
        </w:trPr>
        <w:tc>
          <w:tcPr>
            <w:tcW w:w="960" w:type="dxa"/>
            <w:tcBorders>
              <w:top w:val="nil"/>
              <w:left w:val="nil"/>
              <w:bottom w:val="nil"/>
              <w:right w:val="nil"/>
            </w:tcBorders>
            <w:shd w:val="clear" w:color="auto" w:fill="auto"/>
            <w:noWrap/>
            <w:vAlign w:val="center"/>
          </w:tcPr>
          <w:p w14:paraId="4A90175C"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14DD0E00" w14:textId="77777777" w:rsidR="00765170" w:rsidRDefault="00876367">
            <w:pPr>
              <w:pStyle w:val="af9"/>
            </w:pPr>
            <w:r>
              <w:t>car_manufacture_date</w:t>
            </w:r>
          </w:p>
        </w:tc>
        <w:tc>
          <w:tcPr>
            <w:tcW w:w="2106" w:type="dxa"/>
            <w:tcBorders>
              <w:top w:val="nil"/>
              <w:left w:val="nil"/>
              <w:bottom w:val="nil"/>
              <w:right w:val="nil"/>
            </w:tcBorders>
            <w:shd w:val="clear" w:color="auto" w:fill="auto"/>
            <w:noWrap/>
            <w:vAlign w:val="center"/>
          </w:tcPr>
          <w:p w14:paraId="7F6EC6DA" w14:textId="77777777" w:rsidR="00765170" w:rsidRDefault="00876367">
            <w:pPr>
              <w:pStyle w:val="af9"/>
            </w:pPr>
            <w:r>
              <w:t>生产日期</w:t>
            </w:r>
          </w:p>
        </w:tc>
        <w:tc>
          <w:tcPr>
            <w:tcW w:w="1416" w:type="dxa"/>
            <w:tcBorders>
              <w:top w:val="nil"/>
              <w:left w:val="nil"/>
              <w:bottom w:val="nil"/>
              <w:right w:val="nil"/>
            </w:tcBorders>
            <w:shd w:val="clear" w:color="auto" w:fill="auto"/>
            <w:noWrap/>
            <w:vAlign w:val="center"/>
          </w:tcPr>
          <w:p w14:paraId="57CF8384"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4EF55590" w14:textId="77777777" w:rsidR="00765170" w:rsidRDefault="00765170">
            <w:pPr>
              <w:pStyle w:val="af9"/>
            </w:pPr>
          </w:p>
        </w:tc>
      </w:tr>
      <w:tr w:rsidR="00765170" w14:paraId="0097DD89" w14:textId="77777777">
        <w:trPr>
          <w:trHeight w:hRule="exact" w:val="454"/>
          <w:jc w:val="center"/>
        </w:trPr>
        <w:tc>
          <w:tcPr>
            <w:tcW w:w="960" w:type="dxa"/>
            <w:tcBorders>
              <w:top w:val="nil"/>
              <w:left w:val="nil"/>
              <w:bottom w:val="nil"/>
              <w:right w:val="nil"/>
            </w:tcBorders>
            <w:shd w:val="clear" w:color="auto" w:fill="auto"/>
            <w:noWrap/>
            <w:vAlign w:val="center"/>
          </w:tcPr>
          <w:p w14:paraId="1F5FD947"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3B1F3D6E" w14:textId="77777777" w:rsidR="00765170" w:rsidRDefault="00876367">
            <w:pPr>
              <w:pStyle w:val="af9"/>
            </w:pPr>
            <w:r>
              <w:t>isnew</w:t>
            </w:r>
          </w:p>
        </w:tc>
        <w:tc>
          <w:tcPr>
            <w:tcW w:w="2106" w:type="dxa"/>
            <w:tcBorders>
              <w:top w:val="nil"/>
              <w:left w:val="nil"/>
              <w:bottom w:val="nil"/>
              <w:right w:val="nil"/>
            </w:tcBorders>
            <w:shd w:val="clear" w:color="auto" w:fill="auto"/>
            <w:noWrap/>
            <w:vAlign w:val="center"/>
          </w:tcPr>
          <w:p w14:paraId="38846720" w14:textId="77777777" w:rsidR="00765170" w:rsidRDefault="00876367">
            <w:pPr>
              <w:pStyle w:val="af9"/>
            </w:pPr>
            <w:r>
              <w:t>是否是新车</w:t>
            </w:r>
          </w:p>
        </w:tc>
        <w:tc>
          <w:tcPr>
            <w:tcW w:w="1416" w:type="dxa"/>
            <w:tcBorders>
              <w:top w:val="nil"/>
              <w:left w:val="nil"/>
              <w:bottom w:val="nil"/>
              <w:right w:val="nil"/>
            </w:tcBorders>
            <w:shd w:val="clear" w:color="auto" w:fill="auto"/>
            <w:noWrap/>
            <w:vAlign w:val="center"/>
          </w:tcPr>
          <w:p w14:paraId="4A74F903" w14:textId="77777777" w:rsidR="00765170" w:rsidRDefault="00876367">
            <w:pPr>
              <w:pStyle w:val="af9"/>
            </w:pPr>
            <w:r>
              <w:t>tinyint(255)</w:t>
            </w:r>
          </w:p>
        </w:tc>
        <w:tc>
          <w:tcPr>
            <w:tcW w:w="960" w:type="dxa"/>
            <w:tcBorders>
              <w:top w:val="nil"/>
              <w:left w:val="nil"/>
              <w:bottom w:val="nil"/>
              <w:right w:val="nil"/>
            </w:tcBorders>
            <w:shd w:val="clear" w:color="auto" w:fill="auto"/>
            <w:noWrap/>
            <w:vAlign w:val="center"/>
          </w:tcPr>
          <w:p w14:paraId="0481BF63" w14:textId="77777777" w:rsidR="00765170" w:rsidRDefault="00765170">
            <w:pPr>
              <w:pStyle w:val="af9"/>
            </w:pPr>
          </w:p>
        </w:tc>
      </w:tr>
      <w:tr w:rsidR="00765170" w14:paraId="58F47F91" w14:textId="77777777">
        <w:trPr>
          <w:trHeight w:hRule="exact" w:val="454"/>
          <w:jc w:val="center"/>
        </w:trPr>
        <w:tc>
          <w:tcPr>
            <w:tcW w:w="960" w:type="dxa"/>
            <w:tcBorders>
              <w:top w:val="nil"/>
              <w:left w:val="nil"/>
              <w:bottom w:val="nil"/>
              <w:right w:val="nil"/>
            </w:tcBorders>
            <w:shd w:val="clear" w:color="auto" w:fill="auto"/>
            <w:noWrap/>
            <w:vAlign w:val="center"/>
          </w:tcPr>
          <w:p w14:paraId="5D1A7675"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5B3F4E5B" w14:textId="77777777" w:rsidR="00765170" w:rsidRDefault="00876367">
            <w:pPr>
              <w:pStyle w:val="af9"/>
            </w:pPr>
            <w:r>
              <w:t>kmruned</w:t>
            </w:r>
          </w:p>
        </w:tc>
        <w:tc>
          <w:tcPr>
            <w:tcW w:w="2106" w:type="dxa"/>
            <w:tcBorders>
              <w:top w:val="nil"/>
              <w:left w:val="nil"/>
              <w:bottom w:val="nil"/>
              <w:right w:val="nil"/>
            </w:tcBorders>
            <w:shd w:val="clear" w:color="auto" w:fill="auto"/>
            <w:noWrap/>
            <w:vAlign w:val="center"/>
          </w:tcPr>
          <w:p w14:paraId="26ADD4EC" w14:textId="77777777" w:rsidR="00765170" w:rsidRDefault="00876367">
            <w:pPr>
              <w:pStyle w:val="af9"/>
            </w:pPr>
            <w:r>
              <w:t>已跑公里数</w:t>
            </w:r>
          </w:p>
        </w:tc>
        <w:tc>
          <w:tcPr>
            <w:tcW w:w="1416" w:type="dxa"/>
            <w:tcBorders>
              <w:top w:val="nil"/>
              <w:left w:val="nil"/>
              <w:bottom w:val="nil"/>
              <w:right w:val="nil"/>
            </w:tcBorders>
            <w:shd w:val="clear" w:color="auto" w:fill="auto"/>
            <w:noWrap/>
            <w:vAlign w:val="center"/>
          </w:tcPr>
          <w:p w14:paraId="75CE2FBB" w14:textId="77777777" w:rsidR="00765170" w:rsidRDefault="00876367">
            <w:pPr>
              <w:pStyle w:val="af9"/>
            </w:pPr>
            <w:r>
              <w:t>int(255)</w:t>
            </w:r>
          </w:p>
        </w:tc>
        <w:tc>
          <w:tcPr>
            <w:tcW w:w="960" w:type="dxa"/>
            <w:tcBorders>
              <w:top w:val="nil"/>
              <w:left w:val="nil"/>
              <w:bottom w:val="nil"/>
              <w:right w:val="nil"/>
            </w:tcBorders>
            <w:shd w:val="clear" w:color="auto" w:fill="auto"/>
            <w:noWrap/>
            <w:vAlign w:val="center"/>
          </w:tcPr>
          <w:p w14:paraId="020A1C83" w14:textId="77777777" w:rsidR="00765170" w:rsidRDefault="00765170">
            <w:pPr>
              <w:pStyle w:val="af9"/>
            </w:pPr>
          </w:p>
        </w:tc>
      </w:tr>
      <w:tr w:rsidR="00765170" w14:paraId="73A9B618" w14:textId="77777777">
        <w:trPr>
          <w:trHeight w:hRule="exact" w:val="454"/>
          <w:jc w:val="center"/>
        </w:trPr>
        <w:tc>
          <w:tcPr>
            <w:tcW w:w="960" w:type="dxa"/>
            <w:tcBorders>
              <w:top w:val="nil"/>
              <w:left w:val="nil"/>
              <w:bottom w:val="nil"/>
              <w:right w:val="nil"/>
            </w:tcBorders>
            <w:shd w:val="clear" w:color="auto" w:fill="auto"/>
            <w:noWrap/>
            <w:vAlign w:val="center"/>
          </w:tcPr>
          <w:p w14:paraId="36CEBD70"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3446416A" w14:textId="77777777" w:rsidR="00765170" w:rsidRDefault="00876367">
            <w:pPr>
              <w:pStyle w:val="af9"/>
            </w:pPr>
            <w:r>
              <w:t>car_engine</w:t>
            </w:r>
          </w:p>
        </w:tc>
        <w:tc>
          <w:tcPr>
            <w:tcW w:w="2106" w:type="dxa"/>
            <w:tcBorders>
              <w:top w:val="nil"/>
              <w:left w:val="nil"/>
              <w:bottom w:val="nil"/>
              <w:right w:val="nil"/>
            </w:tcBorders>
            <w:shd w:val="clear" w:color="auto" w:fill="auto"/>
            <w:noWrap/>
            <w:vAlign w:val="center"/>
          </w:tcPr>
          <w:p w14:paraId="06483D2D" w14:textId="77777777" w:rsidR="00765170" w:rsidRDefault="00876367">
            <w:pPr>
              <w:pStyle w:val="af9"/>
            </w:pPr>
            <w:r>
              <w:t>发动机型号</w:t>
            </w:r>
          </w:p>
        </w:tc>
        <w:tc>
          <w:tcPr>
            <w:tcW w:w="1416" w:type="dxa"/>
            <w:tcBorders>
              <w:top w:val="nil"/>
              <w:left w:val="nil"/>
              <w:bottom w:val="nil"/>
              <w:right w:val="nil"/>
            </w:tcBorders>
            <w:shd w:val="clear" w:color="auto" w:fill="auto"/>
            <w:noWrap/>
            <w:vAlign w:val="center"/>
          </w:tcPr>
          <w:p w14:paraId="1C5FADA2"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1D94E1DE" w14:textId="77777777" w:rsidR="00765170" w:rsidRDefault="00765170">
            <w:pPr>
              <w:pStyle w:val="af9"/>
            </w:pPr>
          </w:p>
        </w:tc>
      </w:tr>
      <w:tr w:rsidR="00765170" w14:paraId="3ADE51C0" w14:textId="77777777">
        <w:trPr>
          <w:trHeight w:hRule="exact" w:val="454"/>
          <w:jc w:val="center"/>
        </w:trPr>
        <w:tc>
          <w:tcPr>
            <w:tcW w:w="960" w:type="dxa"/>
            <w:tcBorders>
              <w:top w:val="nil"/>
              <w:left w:val="nil"/>
              <w:bottom w:val="nil"/>
              <w:right w:val="nil"/>
            </w:tcBorders>
            <w:shd w:val="clear" w:color="auto" w:fill="auto"/>
            <w:noWrap/>
            <w:vAlign w:val="center"/>
          </w:tcPr>
          <w:p w14:paraId="50BBBC9D"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4D3FC3A7" w14:textId="77777777" w:rsidR="00765170" w:rsidRDefault="00876367">
            <w:pPr>
              <w:pStyle w:val="af9"/>
            </w:pPr>
            <w:r>
              <w:t>car_at</w:t>
            </w:r>
          </w:p>
        </w:tc>
        <w:tc>
          <w:tcPr>
            <w:tcW w:w="2106" w:type="dxa"/>
            <w:tcBorders>
              <w:top w:val="nil"/>
              <w:left w:val="nil"/>
              <w:bottom w:val="nil"/>
              <w:right w:val="nil"/>
            </w:tcBorders>
            <w:shd w:val="clear" w:color="auto" w:fill="auto"/>
            <w:noWrap/>
            <w:vAlign w:val="center"/>
          </w:tcPr>
          <w:p w14:paraId="2241B7BC" w14:textId="77777777" w:rsidR="00765170" w:rsidRDefault="00876367">
            <w:pPr>
              <w:pStyle w:val="af9"/>
            </w:pPr>
            <w:r>
              <w:t>变速箱型号</w:t>
            </w:r>
          </w:p>
        </w:tc>
        <w:tc>
          <w:tcPr>
            <w:tcW w:w="1416" w:type="dxa"/>
            <w:tcBorders>
              <w:top w:val="nil"/>
              <w:left w:val="nil"/>
              <w:bottom w:val="nil"/>
              <w:right w:val="nil"/>
            </w:tcBorders>
            <w:shd w:val="clear" w:color="auto" w:fill="auto"/>
            <w:noWrap/>
            <w:vAlign w:val="center"/>
          </w:tcPr>
          <w:p w14:paraId="4E326783"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7EB9D99D" w14:textId="77777777" w:rsidR="00765170" w:rsidRDefault="00765170">
            <w:pPr>
              <w:pStyle w:val="af9"/>
            </w:pPr>
          </w:p>
        </w:tc>
      </w:tr>
      <w:tr w:rsidR="00765170" w14:paraId="0C18D1C9" w14:textId="77777777">
        <w:trPr>
          <w:trHeight w:hRule="exact" w:val="454"/>
          <w:jc w:val="center"/>
        </w:trPr>
        <w:tc>
          <w:tcPr>
            <w:tcW w:w="960" w:type="dxa"/>
            <w:tcBorders>
              <w:top w:val="nil"/>
              <w:left w:val="nil"/>
              <w:bottom w:val="nil"/>
              <w:right w:val="nil"/>
            </w:tcBorders>
            <w:shd w:val="clear" w:color="auto" w:fill="auto"/>
            <w:noWrap/>
            <w:vAlign w:val="center"/>
          </w:tcPr>
          <w:p w14:paraId="7DF2F402" w14:textId="77777777" w:rsidR="00765170" w:rsidRDefault="00876367">
            <w:pPr>
              <w:pStyle w:val="af9"/>
            </w:pPr>
            <w:r>
              <w:t>car</w:t>
            </w:r>
          </w:p>
        </w:tc>
        <w:tc>
          <w:tcPr>
            <w:tcW w:w="2175" w:type="dxa"/>
            <w:tcBorders>
              <w:top w:val="nil"/>
              <w:left w:val="nil"/>
              <w:bottom w:val="nil"/>
              <w:right w:val="nil"/>
            </w:tcBorders>
            <w:shd w:val="clear" w:color="auto" w:fill="auto"/>
            <w:noWrap/>
            <w:vAlign w:val="center"/>
          </w:tcPr>
          <w:p w14:paraId="6C87F8F2" w14:textId="77777777" w:rsidR="00765170" w:rsidRDefault="00876367">
            <w:pPr>
              <w:pStyle w:val="af9"/>
            </w:pPr>
            <w:r>
              <w:t>car_score</w:t>
            </w:r>
          </w:p>
        </w:tc>
        <w:tc>
          <w:tcPr>
            <w:tcW w:w="2106" w:type="dxa"/>
            <w:tcBorders>
              <w:top w:val="nil"/>
              <w:left w:val="nil"/>
              <w:bottom w:val="nil"/>
              <w:right w:val="nil"/>
            </w:tcBorders>
            <w:shd w:val="clear" w:color="auto" w:fill="auto"/>
            <w:noWrap/>
            <w:vAlign w:val="center"/>
          </w:tcPr>
          <w:p w14:paraId="37663E72" w14:textId="77777777" w:rsidR="00765170" w:rsidRDefault="00876367">
            <w:pPr>
              <w:pStyle w:val="af9"/>
            </w:pPr>
            <w:r>
              <w:t>汽车评分</w:t>
            </w:r>
          </w:p>
        </w:tc>
        <w:tc>
          <w:tcPr>
            <w:tcW w:w="1416" w:type="dxa"/>
            <w:tcBorders>
              <w:top w:val="nil"/>
              <w:left w:val="nil"/>
              <w:bottom w:val="nil"/>
              <w:right w:val="nil"/>
            </w:tcBorders>
            <w:shd w:val="clear" w:color="auto" w:fill="auto"/>
            <w:noWrap/>
            <w:vAlign w:val="center"/>
          </w:tcPr>
          <w:p w14:paraId="68766FDB" w14:textId="77777777" w:rsidR="00765170" w:rsidRDefault="00876367">
            <w:pPr>
              <w:pStyle w:val="af9"/>
            </w:pPr>
            <w:r>
              <w:t>double(255,0)</w:t>
            </w:r>
          </w:p>
        </w:tc>
        <w:tc>
          <w:tcPr>
            <w:tcW w:w="960" w:type="dxa"/>
            <w:tcBorders>
              <w:top w:val="nil"/>
              <w:left w:val="nil"/>
              <w:bottom w:val="nil"/>
              <w:right w:val="nil"/>
            </w:tcBorders>
            <w:shd w:val="clear" w:color="auto" w:fill="auto"/>
            <w:noWrap/>
            <w:vAlign w:val="center"/>
          </w:tcPr>
          <w:p w14:paraId="22AE1999" w14:textId="77777777" w:rsidR="00765170" w:rsidRDefault="00765170">
            <w:pPr>
              <w:pStyle w:val="af9"/>
            </w:pPr>
          </w:p>
        </w:tc>
      </w:tr>
      <w:tr w:rsidR="00765170" w14:paraId="5BF1B8DC" w14:textId="77777777">
        <w:trPr>
          <w:trHeight w:hRule="exact" w:val="454"/>
          <w:jc w:val="center"/>
        </w:trPr>
        <w:tc>
          <w:tcPr>
            <w:tcW w:w="960" w:type="dxa"/>
            <w:tcBorders>
              <w:top w:val="nil"/>
              <w:left w:val="nil"/>
              <w:bottom w:val="single" w:sz="12" w:space="0" w:color="auto"/>
              <w:right w:val="nil"/>
            </w:tcBorders>
            <w:shd w:val="clear" w:color="auto" w:fill="auto"/>
            <w:noWrap/>
            <w:vAlign w:val="center"/>
          </w:tcPr>
          <w:p w14:paraId="2F34BF46" w14:textId="77777777" w:rsidR="00765170" w:rsidRDefault="00876367">
            <w:pPr>
              <w:pStyle w:val="af9"/>
            </w:pPr>
            <w:r>
              <w:t>car</w:t>
            </w:r>
          </w:p>
        </w:tc>
        <w:tc>
          <w:tcPr>
            <w:tcW w:w="2175" w:type="dxa"/>
            <w:tcBorders>
              <w:top w:val="nil"/>
              <w:left w:val="nil"/>
              <w:bottom w:val="single" w:sz="12" w:space="0" w:color="auto"/>
              <w:right w:val="nil"/>
            </w:tcBorders>
            <w:shd w:val="clear" w:color="auto" w:fill="auto"/>
            <w:noWrap/>
            <w:vAlign w:val="center"/>
          </w:tcPr>
          <w:p w14:paraId="159A9D33" w14:textId="77777777" w:rsidR="00765170" w:rsidRDefault="00876367">
            <w:pPr>
              <w:pStyle w:val="af9"/>
            </w:pPr>
            <w:r>
              <w:t>car_score_nums</w:t>
            </w:r>
          </w:p>
        </w:tc>
        <w:tc>
          <w:tcPr>
            <w:tcW w:w="2106" w:type="dxa"/>
            <w:tcBorders>
              <w:top w:val="nil"/>
              <w:left w:val="nil"/>
              <w:bottom w:val="single" w:sz="12" w:space="0" w:color="auto"/>
              <w:right w:val="nil"/>
            </w:tcBorders>
            <w:shd w:val="clear" w:color="auto" w:fill="auto"/>
            <w:noWrap/>
            <w:vAlign w:val="center"/>
          </w:tcPr>
          <w:p w14:paraId="678D6CEA" w14:textId="77777777" w:rsidR="00765170" w:rsidRDefault="00876367">
            <w:pPr>
              <w:pStyle w:val="af9"/>
            </w:pPr>
            <w:r>
              <w:t>参与汽车评分的人数</w:t>
            </w:r>
          </w:p>
        </w:tc>
        <w:tc>
          <w:tcPr>
            <w:tcW w:w="1416" w:type="dxa"/>
            <w:tcBorders>
              <w:top w:val="nil"/>
              <w:left w:val="nil"/>
              <w:bottom w:val="single" w:sz="12" w:space="0" w:color="auto"/>
              <w:right w:val="nil"/>
            </w:tcBorders>
            <w:shd w:val="clear" w:color="auto" w:fill="auto"/>
            <w:noWrap/>
            <w:vAlign w:val="center"/>
          </w:tcPr>
          <w:p w14:paraId="37984079" w14:textId="77777777" w:rsidR="00765170" w:rsidRDefault="00876367">
            <w:pPr>
              <w:pStyle w:val="af9"/>
            </w:pPr>
            <w:r>
              <w:t>int(255)</w:t>
            </w:r>
          </w:p>
        </w:tc>
        <w:tc>
          <w:tcPr>
            <w:tcW w:w="960" w:type="dxa"/>
            <w:tcBorders>
              <w:top w:val="nil"/>
              <w:left w:val="nil"/>
              <w:bottom w:val="single" w:sz="12" w:space="0" w:color="auto"/>
              <w:right w:val="nil"/>
            </w:tcBorders>
            <w:shd w:val="clear" w:color="auto" w:fill="auto"/>
            <w:noWrap/>
            <w:vAlign w:val="center"/>
          </w:tcPr>
          <w:p w14:paraId="66EE3846" w14:textId="77777777" w:rsidR="00765170" w:rsidRDefault="00765170">
            <w:pPr>
              <w:pStyle w:val="af9"/>
            </w:pPr>
          </w:p>
        </w:tc>
      </w:tr>
    </w:tbl>
    <w:p w14:paraId="634DAB2F" w14:textId="77777777" w:rsidR="00765170" w:rsidRDefault="00765170">
      <w:pPr>
        <w:pStyle w:val="af1"/>
        <w:ind w:firstLineChars="0" w:firstLine="0"/>
      </w:pPr>
    </w:p>
    <w:p w14:paraId="35AD0D0E" w14:textId="77777777" w:rsidR="00765170" w:rsidRDefault="00876367">
      <w:pPr>
        <w:pStyle w:val="af3"/>
      </w:pPr>
      <w:bookmarkStart w:id="137" w:name="_Toc22793"/>
      <w:r>
        <w:rPr>
          <w:rFonts w:hint="eastAsia"/>
        </w:rPr>
        <w:t>（</w:t>
      </w:r>
      <w:r>
        <w:rPr>
          <w:rFonts w:hint="eastAsia"/>
        </w:rPr>
        <w:t>4</w:t>
      </w:r>
      <w:r>
        <w:rPr>
          <w:rFonts w:hint="eastAsia"/>
        </w:rPr>
        <w:t>）</w:t>
      </w:r>
      <w:r>
        <w:rPr>
          <w:rFonts w:hint="eastAsia"/>
        </w:rPr>
        <w:t xml:space="preserve"> </w:t>
      </w:r>
      <w:r>
        <w:rPr>
          <w:rFonts w:hint="eastAsia"/>
        </w:rPr>
        <w:t>汽车资讯表</w:t>
      </w:r>
      <w:bookmarkEnd w:id="137"/>
    </w:p>
    <w:p w14:paraId="4ADAA9E7" w14:textId="77777777" w:rsidR="00765170" w:rsidRDefault="00876367">
      <w:pPr>
        <w:pStyle w:val="af1"/>
      </w:pPr>
      <w:r>
        <w:rPr>
          <w:rFonts w:hint="eastAsia"/>
        </w:rPr>
        <w:t>汽车资讯信息：汽车资讯</w:t>
      </w:r>
      <w:r>
        <w:rPr>
          <w:rFonts w:hint="eastAsia"/>
        </w:rPr>
        <w:t>id</w:t>
      </w:r>
      <w:r>
        <w:rPr>
          <w:rFonts w:hint="eastAsia"/>
        </w:rPr>
        <w:t>，资讯名称，资讯缩略图链接，资讯类型（文字资讯</w:t>
      </w:r>
      <w:r>
        <w:rPr>
          <w:rFonts w:hint="eastAsia"/>
        </w:rPr>
        <w:t>/</w:t>
      </w:r>
      <w:r>
        <w:rPr>
          <w:rFonts w:hint="eastAsia"/>
        </w:rPr>
        <w:t>视频资讯），视频资讯链接，文字资讯内容，发布日期，播放次数</w:t>
      </w:r>
    </w:p>
    <w:p w14:paraId="41B4D843" w14:textId="77777777" w:rsidR="00765170" w:rsidRDefault="00765170">
      <w:pPr>
        <w:pStyle w:val="af1"/>
      </w:pPr>
    </w:p>
    <w:p w14:paraId="51D957E8" w14:textId="77777777" w:rsidR="00765170" w:rsidRDefault="00876367">
      <w:r>
        <w:rPr>
          <w:rFonts w:hint="eastAsia"/>
        </w:rPr>
        <w:br w:type="page"/>
      </w:r>
    </w:p>
    <w:p w14:paraId="1A0E49C2" w14:textId="77777777" w:rsidR="00765170" w:rsidRDefault="00876367">
      <w:pPr>
        <w:pStyle w:val="af5"/>
        <w:spacing w:after="312"/>
      </w:pPr>
      <w:r>
        <w:rPr>
          <w:rFonts w:hint="eastAsia"/>
        </w:rPr>
        <w:lastRenderedPageBreak/>
        <w:t>表</w:t>
      </w:r>
      <w:r>
        <w:rPr>
          <w:rFonts w:hint="eastAsia"/>
        </w:rPr>
        <w:t xml:space="preserve">3.4 </w:t>
      </w:r>
      <w:r>
        <w:rPr>
          <w:rFonts w:hint="eastAsia"/>
        </w:rPr>
        <w:t>汽车资讯表</w:t>
      </w:r>
    </w:p>
    <w:tbl>
      <w:tblPr>
        <w:tblW w:w="0" w:type="auto"/>
        <w:jc w:val="center"/>
        <w:tblLook w:val="04A0" w:firstRow="1" w:lastRow="0" w:firstColumn="1" w:lastColumn="0" w:noHBand="0" w:noVBand="1"/>
      </w:tblPr>
      <w:tblGrid>
        <w:gridCol w:w="1026"/>
        <w:gridCol w:w="1908"/>
        <w:gridCol w:w="1551"/>
        <w:gridCol w:w="1299"/>
        <w:gridCol w:w="960"/>
      </w:tblGrid>
      <w:tr w:rsidR="00765170" w14:paraId="62B96E90" w14:textId="77777777">
        <w:trPr>
          <w:trHeight w:hRule="exact" w:val="454"/>
          <w:jc w:val="center"/>
        </w:trPr>
        <w:tc>
          <w:tcPr>
            <w:tcW w:w="1026" w:type="dxa"/>
            <w:tcBorders>
              <w:top w:val="single" w:sz="12" w:space="0" w:color="auto"/>
              <w:left w:val="nil"/>
              <w:bottom w:val="single" w:sz="8" w:space="0" w:color="auto"/>
              <w:right w:val="nil"/>
            </w:tcBorders>
            <w:shd w:val="clear" w:color="auto" w:fill="auto"/>
            <w:noWrap/>
            <w:vAlign w:val="center"/>
          </w:tcPr>
          <w:p w14:paraId="31304F39" w14:textId="77777777" w:rsidR="00765170" w:rsidRDefault="00876367">
            <w:pPr>
              <w:pStyle w:val="af9"/>
            </w:pPr>
            <w:r>
              <w:t>表名</w:t>
            </w:r>
          </w:p>
        </w:tc>
        <w:tc>
          <w:tcPr>
            <w:tcW w:w="1908" w:type="dxa"/>
            <w:tcBorders>
              <w:top w:val="single" w:sz="12" w:space="0" w:color="auto"/>
              <w:left w:val="nil"/>
              <w:bottom w:val="single" w:sz="8" w:space="0" w:color="auto"/>
              <w:right w:val="nil"/>
            </w:tcBorders>
            <w:shd w:val="clear" w:color="auto" w:fill="auto"/>
            <w:noWrap/>
            <w:vAlign w:val="center"/>
          </w:tcPr>
          <w:p w14:paraId="255C1CF1" w14:textId="77777777" w:rsidR="00765170" w:rsidRDefault="00876367">
            <w:pPr>
              <w:pStyle w:val="af9"/>
            </w:pPr>
            <w:r>
              <w:rPr>
                <w:rFonts w:hint="eastAsia"/>
              </w:rPr>
              <w:t>字段</w:t>
            </w:r>
          </w:p>
        </w:tc>
        <w:tc>
          <w:tcPr>
            <w:tcW w:w="1551" w:type="dxa"/>
            <w:tcBorders>
              <w:top w:val="single" w:sz="12" w:space="0" w:color="auto"/>
              <w:left w:val="nil"/>
              <w:bottom w:val="single" w:sz="8" w:space="0" w:color="auto"/>
              <w:right w:val="nil"/>
            </w:tcBorders>
            <w:shd w:val="clear" w:color="auto" w:fill="auto"/>
            <w:noWrap/>
            <w:vAlign w:val="center"/>
          </w:tcPr>
          <w:p w14:paraId="59CF1E38" w14:textId="77777777" w:rsidR="00765170" w:rsidRDefault="00876367">
            <w:pPr>
              <w:pStyle w:val="af9"/>
            </w:pPr>
            <w:r>
              <w:t>名称</w:t>
            </w:r>
          </w:p>
        </w:tc>
        <w:tc>
          <w:tcPr>
            <w:tcW w:w="1299" w:type="dxa"/>
            <w:tcBorders>
              <w:top w:val="single" w:sz="12" w:space="0" w:color="auto"/>
              <w:left w:val="nil"/>
              <w:bottom w:val="single" w:sz="8" w:space="0" w:color="auto"/>
              <w:right w:val="nil"/>
            </w:tcBorders>
            <w:shd w:val="clear" w:color="auto" w:fill="auto"/>
            <w:noWrap/>
            <w:vAlign w:val="center"/>
          </w:tcPr>
          <w:p w14:paraId="79C72DEC" w14:textId="77777777" w:rsidR="00765170" w:rsidRDefault="00876367">
            <w:pPr>
              <w:pStyle w:val="af9"/>
            </w:pPr>
            <w:r>
              <w:t>数据类型</w:t>
            </w:r>
          </w:p>
        </w:tc>
        <w:tc>
          <w:tcPr>
            <w:tcW w:w="960" w:type="dxa"/>
            <w:tcBorders>
              <w:top w:val="single" w:sz="12" w:space="0" w:color="auto"/>
              <w:left w:val="nil"/>
              <w:bottom w:val="single" w:sz="8" w:space="0" w:color="auto"/>
              <w:right w:val="nil"/>
            </w:tcBorders>
            <w:shd w:val="clear" w:color="auto" w:fill="auto"/>
            <w:noWrap/>
            <w:vAlign w:val="center"/>
          </w:tcPr>
          <w:p w14:paraId="69399FEE" w14:textId="77777777" w:rsidR="00765170" w:rsidRDefault="00876367">
            <w:pPr>
              <w:pStyle w:val="af9"/>
            </w:pPr>
            <w:r>
              <w:t>主键</w:t>
            </w:r>
          </w:p>
        </w:tc>
      </w:tr>
      <w:tr w:rsidR="00765170" w14:paraId="32A02FE8" w14:textId="77777777">
        <w:trPr>
          <w:trHeight w:hRule="exact" w:val="454"/>
          <w:jc w:val="center"/>
        </w:trPr>
        <w:tc>
          <w:tcPr>
            <w:tcW w:w="1026" w:type="dxa"/>
            <w:tcBorders>
              <w:top w:val="single" w:sz="8" w:space="0" w:color="auto"/>
              <w:left w:val="nil"/>
              <w:bottom w:val="nil"/>
              <w:right w:val="nil"/>
            </w:tcBorders>
            <w:shd w:val="clear" w:color="auto" w:fill="auto"/>
            <w:noWrap/>
            <w:vAlign w:val="center"/>
          </w:tcPr>
          <w:p w14:paraId="7ED362E0" w14:textId="77777777" w:rsidR="00765170" w:rsidRDefault="00876367">
            <w:pPr>
              <w:pStyle w:val="af9"/>
            </w:pPr>
            <w:r>
              <w:t>car_news</w:t>
            </w:r>
          </w:p>
        </w:tc>
        <w:tc>
          <w:tcPr>
            <w:tcW w:w="1908" w:type="dxa"/>
            <w:tcBorders>
              <w:top w:val="single" w:sz="8" w:space="0" w:color="auto"/>
              <w:left w:val="nil"/>
              <w:bottom w:val="nil"/>
              <w:right w:val="nil"/>
            </w:tcBorders>
            <w:shd w:val="clear" w:color="auto" w:fill="auto"/>
            <w:noWrap/>
            <w:vAlign w:val="center"/>
          </w:tcPr>
          <w:p w14:paraId="0E85200B" w14:textId="77777777" w:rsidR="00765170" w:rsidRDefault="00876367">
            <w:pPr>
              <w:pStyle w:val="af9"/>
            </w:pPr>
            <w:r>
              <w:t>id</w:t>
            </w:r>
          </w:p>
        </w:tc>
        <w:tc>
          <w:tcPr>
            <w:tcW w:w="1551" w:type="dxa"/>
            <w:tcBorders>
              <w:top w:val="single" w:sz="8" w:space="0" w:color="auto"/>
              <w:left w:val="nil"/>
              <w:bottom w:val="nil"/>
              <w:right w:val="nil"/>
            </w:tcBorders>
            <w:shd w:val="clear" w:color="auto" w:fill="auto"/>
            <w:noWrap/>
            <w:vAlign w:val="center"/>
          </w:tcPr>
          <w:p w14:paraId="242AF26E" w14:textId="77777777" w:rsidR="00765170" w:rsidRDefault="00765170">
            <w:pPr>
              <w:pStyle w:val="af9"/>
            </w:pPr>
          </w:p>
        </w:tc>
        <w:tc>
          <w:tcPr>
            <w:tcW w:w="1299" w:type="dxa"/>
            <w:tcBorders>
              <w:top w:val="single" w:sz="8" w:space="0" w:color="auto"/>
              <w:left w:val="nil"/>
              <w:bottom w:val="nil"/>
              <w:right w:val="nil"/>
            </w:tcBorders>
            <w:shd w:val="clear" w:color="auto" w:fill="auto"/>
            <w:noWrap/>
            <w:vAlign w:val="center"/>
          </w:tcPr>
          <w:p w14:paraId="1EA334CA" w14:textId="77777777" w:rsidR="00765170" w:rsidRDefault="00876367">
            <w:pPr>
              <w:pStyle w:val="af9"/>
            </w:pPr>
            <w:r>
              <w:t>int(11)</w:t>
            </w:r>
          </w:p>
        </w:tc>
        <w:tc>
          <w:tcPr>
            <w:tcW w:w="960" w:type="dxa"/>
            <w:tcBorders>
              <w:top w:val="single" w:sz="8" w:space="0" w:color="auto"/>
              <w:left w:val="nil"/>
              <w:bottom w:val="nil"/>
              <w:right w:val="nil"/>
            </w:tcBorders>
            <w:shd w:val="clear" w:color="auto" w:fill="auto"/>
            <w:noWrap/>
            <w:vAlign w:val="center"/>
          </w:tcPr>
          <w:p w14:paraId="762CE027" w14:textId="77777777" w:rsidR="00765170" w:rsidRDefault="00876367">
            <w:pPr>
              <w:pStyle w:val="af9"/>
            </w:pPr>
            <w:r>
              <w:t>PRI</w:t>
            </w:r>
          </w:p>
        </w:tc>
      </w:tr>
      <w:tr w:rsidR="00765170" w14:paraId="05446DE3" w14:textId="77777777">
        <w:trPr>
          <w:trHeight w:hRule="exact" w:val="454"/>
          <w:jc w:val="center"/>
        </w:trPr>
        <w:tc>
          <w:tcPr>
            <w:tcW w:w="1026" w:type="dxa"/>
            <w:tcBorders>
              <w:top w:val="nil"/>
              <w:left w:val="nil"/>
              <w:bottom w:val="nil"/>
              <w:right w:val="nil"/>
            </w:tcBorders>
            <w:shd w:val="clear" w:color="auto" w:fill="auto"/>
            <w:noWrap/>
            <w:vAlign w:val="center"/>
          </w:tcPr>
          <w:p w14:paraId="465A94F2" w14:textId="77777777" w:rsidR="00765170" w:rsidRDefault="00876367">
            <w:pPr>
              <w:pStyle w:val="af9"/>
            </w:pPr>
            <w:r>
              <w:t>car_news</w:t>
            </w:r>
          </w:p>
        </w:tc>
        <w:tc>
          <w:tcPr>
            <w:tcW w:w="1908" w:type="dxa"/>
            <w:tcBorders>
              <w:top w:val="nil"/>
              <w:left w:val="nil"/>
              <w:bottom w:val="nil"/>
              <w:right w:val="nil"/>
            </w:tcBorders>
            <w:shd w:val="clear" w:color="auto" w:fill="auto"/>
            <w:noWrap/>
            <w:vAlign w:val="center"/>
          </w:tcPr>
          <w:p w14:paraId="1C10F490" w14:textId="77777777" w:rsidR="00765170" w:rsidRDefault="00876367">
            <w:pPr>
              <w:pStyle w:val="af9"/>
            </w:pPr>
            <w:r>
              <w:t>news_title</w:t>
            </w:r>
          </w:p>
        </w:tc>
        <w:tc>
          <w:tcPr>
            <w:tcW w:w="1551" w:type="dxa"/>
            <w:tcBorders>
              <w:top w:val="nil"/>
              <w:left w:val="nil"/>
              <w:bottom w:val="nil"/>
              <w:right w:val="nil"/>
            </w:tcBorders>
            <w:shd w:val="clear" w:color="auto" w:fill="auto"/>
            <w:noWrap/>
            <w:vAlign w:val="center"/>
          </w:tcPr>
          <w:p w14:paraId="5182FA53" w14:textId="77777777" w:rsidR="00765170" w:rsidRDefault="00876367">
            <w:pPr>
              <w:pStyle w:val="af9"/>
            </w:pPr>
            <w:r>
              <w:t>资讯名称</w:t>
            </w:r>
          </w:p>
        </w:tc>
        <w:tc>
          <w:tcPr>
            <w:tcW w:w="1299" w:type="dxa"/>
            <w:tcBorders>
              <w:top w:val="nil"/>
              <w:left w:val="nil"/>
              <w:bottom w:val="nil"/>
              <w:right w:val="nil"/>
            </w:tcBorders>
            <w:shd w:val="clear" w:color="auto" w:fill="auto"/>
            <w:noWrap/>
            <w:vAlign w:val="center"/>
          </w:tcPr>
          <w:p w14:paraId="28CA1CF8"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6CC60F43" w14:textId="77777777" w:rsidR="00765170" w:rsidRDefault="00765170">
            <w:pPr>
              <w:pStyle w:val="af9"/>
            </w:pPr>
          </w:p>
        </w:tc>
      </w:tr>
      <w:tr w:rsidR="00765170" w14:paraId="6796E059" w14:textId="77777777">
        <w:trPr>
          <w:trHeight w:hRule="exact" w:val="454"/>
          <w:jc w:val="center"/>
        </w:trPr>
        <w:tc>
          <w:tcPr>
            <w:tcW w:w="1026" w:type="dxa"/>
            <w:tcBorders>
              <w:top w:val="nil"/>
              <w:left w:val="nil"/>
              <w:bottom w:val="nil"/>
              <w:right w:val="nil"/>
            </w:tcBorders>
            <w:shd w:val="clear" w:color="auto" w:fill="auto"/>
            <w:noWrap/>
            <w:vAlign w:val="center"/>
          </w:tcPr>
          <w:p w14:paraId="2D384A59" w14:textId="77777777" w:rsidR="00765170" w:rsidRDefault="00876367">
            <w:pPr>
              <w:pStyle w:val="af9"/>
            </w:pPr>
            <w:r>
              <w:t>car_news</w:t>
            </w:r>
          </w:p>
        </w:tc>
        <w:tc>
          <w:tcPr>
            <w:tcW w:w="1908" w:type="dxa"/>
            <w:tcBorders>
              <w:top w:val="nil"/>
              <w:left w:val="nil"/>
              <w:bottom w:val="nil"/>
              <w:right w:val="nil"/>
            </w:tcBorders>
            <w:shd w:val="clear" w:color="auto" w:fill="auto"/>
            <w:noWrap/>
            <w:vAlign w:val="center"/>
          </w:tcPr>
          <w:p w14:paraId="63890A9A" w14:textId="77777777" w:rsidR="00765170" w:rsidRDefault="00876367">
            <w:pPr>
              <w:pStyle w:val="af9"/>
            </w:pPr>
            <w:r>
              <w:t>news_headimg_url</w:t>
            </w:r>
          </w:p>
        </w:tc>
        <w:tc>
          <w:tcPr>
            <w:tcW w:w="1551" w:type="dxa"/>
            <w:tcBorders>
              <w:top w:val="nil"/>
              <w:left w:val="nil"/>
              <w:bottom w:val="nil"/>
              <w:right w:val="nil"/>
            </w:tcBorders>
            <w:shd w:val="clear" w:color="auto" w:fill="auto"/>
            <w:noWrap/>
            <w:vAlign w:val="center"/>
          </w:tcPr>
          <w:p w14:paraId="1B68A0B8" w14:textId="77777777" w:rsidR="00765170" w:rsidRDefault="00876367">
            <w:pPr>
              <w:pStyle w:val="af9"/>
            </w:pPr>
            <w:r>
              <w:t>资讯缩略图</w:t>
            </w:r>
            <w:r>
              <w:t>url</w:t>
            </w:r>
          </w:p>
        </w:tc>
        <w:tc>
          <w:tcPr>
            <w:tcW w:w="1299" w:type="dxa"/>
            <w:tcBorders>
              <w:top w:val="nil"/>
              <w:left w:val="nil"/>
              <w:bottom w:val="nil"/>
              <w:right w:val="nil"/>
            </w:tcBorders>
            <w:shd w:val="clear" w:color="auto" w:fill="auto"/>
            <w:noWrap/>
            <w:vAlign w:val="center"/>
          </w:tcPr>
          <w:p w14:paraId="17EA8677"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1B3551FC" w14:textId="77777777" w:rsidR="00765170" w:rsidRDefault="00765170">
            <w:pPr>
              <w:pStyle w:val="af9"/>
            </w:pPr>
          </w:p>
        </w:tc>
      </w:tr>
      <w:tr w:rsidR="00765170" w14:paraId="12F96544" w14:textId="77777777">
        <w:trPr>
          <w:trHeight w:hRule="exact" w:val="454"/>
          <w:jc w:val="center"/>
        </w:trPr>
        <w:tc>
          <w:tcPr>
            <w:tcW w:w="1026" w:type="dxa"/>
            <w:tcBorders>
              <w:top w:val="nil"/>
              <w:left w:val="nil"/>
              <w:bottom w:val="nil"/>
              <w:right w:val="nil"/>
            </w:tcBorders>
            <w:shd w:val="clear" w:color="auto" w:fill="auto"/>
            <w:noWrap/>
            <w:vAlign w:val="center"/>
          </w:tcPr>
          <w:p w14:paraId="2229B231" w14:textId="77777777" w:rsidR="00765170" w:rsidRDefault="00876367">
            <w:pPr>
              <w:pStyle w:val="af9"/>
            </w:pPr>
            <w:r>
              <w:t>car_news</w:t>
            </w:r>
          </w:p>
        </w:tc>
        <w:tc>
          <w:tcPr>
            <w:tcW w:w="1908" w:type="dxa"/>
            <w:tcBorders>
              <w:top w:val="nil"/>
              <w:left w:val="nil"/>
              <w:bottom w:val="nil"/>
              <w:right w:val="nil"/>
            </w:tcBorders>
            <w:shd w:val="clear" w:color="auto" w:fill="auto"/>
            <w:noWrap/>
            <w:vAlign w:val="center"/>
          </w:tcPr>
          <w:p w14:paraId="34A5BEF1" w14:textId="77777777" w:rsidR="00765170" w:rsidRDefault="00876367">
            <w:pPr>
              <w:pStyle w:val="af9"/>
            </w:pPr>
            <w:r>
              <w:t>news_content_type</w:t>
            </w:r>
          </w:p>
        </w:tc>
        <w:tc>
          <w:tcPr>
            <w:tcW w:w="1551" w:type="dxa"/>
            <w:tcBorders>
              <w:top w:val="nil"/>
              <w:left w:val="nil"/>
              <w:bottom w:val="nil"/>
              <w:right w:val="nil"/>
            </w:tcBorders>
            <w:shd w:val="clear" w:color="auto" w:fill="auto"/>
            <w:noWrap/>
            <w:vAlign w:val="center"/>
          </w:tcPr>
          <w:p w14:paraId="559B05C8" w14:textId="77777777" w:rsidR="00765170" w:rsidRDefault="00876367">
            <w:pPr>
              <w:pStyle w:val="af9"/>
            </w:pPr>
            <w:r>
              <w:t>资讯类型</w:t>
            </w:r>
          </w:p>
        </w:tc>
        <w:tc>
          <w:tcPr>
            <w:tcW w:w="1299" w:type="dxa"/>
            <w:tcBorders>
              <w:top w:val="nil"/>
              <w:left w:val="nil"/>
              <w:bottom w:val="nil"/>
              <w:right w:val="nil"/>
            </w:tcBorders>
            <w:shd w:val="clear" w:color="auto" w:fill="auto"/>
            <w:noWrap/>
            <w:vAlign w:val="center"/>
          </w:tcPr>
          <w:p w14:paraId="3739A884"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3A02A825" w14:textId="77777777" w:rsidR="00765170" w:rsidRDefault="00765170">
            <w:pPr>
              <w:pStyle w:val="af9"/>
            </w:pPr>
          </w:p>
        </w:tc>
      </w:tr>
      <w:tr w:rsidR="00765170" w14:paraId="63B4E3C0" w14:textId="77777777">
        <w:trPr>
          <w:trHeight w:hRule="exact" w:val="454"/>
          <w:jc w:val="center"/>
        </w:trPr>
        <w:tc>
          <w:tcPr>
            <w:tcW w:w="1026" w:type="dxa"/>
            <w:tcBorders>
              <w:top w:val="nil"/>
              <w:left w:val="nil"/>
              <w:bottom w:val="nil"/>
              <w:right w:val="nil"/>
            </w:tcBorders>
            <w:shd w:val="clear" w:color="auto" w:fill="auto"/>
            <w:noWrap/>
            <w:vAlign w:val="center"/>
          </w:tcPr>
          <w:p w14:paraId="04AEA2AB" w14:textId="77777777" w:rsidR="00765170" w:rsidRDefault="00876367">
            <w:pPr>
              <w:pStyle w:val="af9"/>
            </w:pPr>
            <w:r>
              <w:t>car_news</w:t>
            </w:r>
          </w:p>
        </w:tc>
        <w:tc>
          <w:tcPr>
            <w:tcW w:w="1908" w:type="dxa"/>
            <w:tcBorders>
              <w:top w:val="nil"/>
              <w:left w:val="nil"/>
              <w:bottom w:val="nil"/>
              <w:right w:val="nil"/>
            </w:tcBorders>
            <w:shd w:val="clear" w:color="auto" w:fill="auto"/>
            <w:noWrap/>
            <w:vAlign w:val="center"/>
          </w:tcPr>
          <w:p w14:paraId="3AA3401B" w14:textId="77777777" w:rsidR="00765170" w:rsidRDefault="00876367">
            <w:pPr>
              <w:pStyle w:val="af9"/>
            </w:pPr>
            <w:r>
              <w:t>news_video_url</w:t>
            </w:r>
          </w:p>
        </w:tc>
        <w:tc>
          <w:tcPr>
            <w:tcW w:w="1551" w:type="dxa"/>
            <w:tcBorders>
              <w:top w:val="nil"/>
              <w:left w:val="nil"/>
              <w:bottom w:val="nil"/>
              <w:right w:val="nil"/>
            </w:tcBorders>
            <w:shd w:val="clear" w:color="auto" w:fill="auto"/>
            <w:noWrap/>
            <w:vAlign w:val="center"/>
          </w:tcPr>
          <w:p w14:paraId="23DF1850" w14:textId="77777777" w:rsidR="00765170" w:rsidRDefault="00876367">
            <w:pPr>
              <w:pStyle w:val="af9"/>
            </w:pPr>
            <w:r>
              <w:t>视频资讯</w:t>
            </w:r>
            <w:r>
              <w:t>url</w:t>
            </w:r>
          </w:p>
        </w:tc>
        <w:tc>
          <w:tcPr>
            <w:tcW w:w="1299" w:type="dxa"/>
            <w:tcBorders>
              <w:top w:val="nil"/>
              <w:left w:val="nil"/>
              <w:bottom w:val="nil"/>
              <w:right w:val="nil"/>
            </w:tcBorders>
            <w:shd w:val="clear" w:color="auto" w:fill="auto"/>
            <w:noWrap/>
            <w:vAlign w:val="center"/>
          </w:tcPr>
          <w:p w14:paraId="40B479FF"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66B909AB" w14:textId="77777777" w:rsidR="00765170" w:rsidRDefault="00765170">
            <w:pPr>
              <w:pStyle w:val="af9"/>
            </w:pPr>
          </w:p>
        </w:tc>
      </w:tr>
      <w:tr w:rsidR="00765170" w14:paraId="123C1A1C" w14:textId="77777777">
        <w:trPr>
          <w:trHeight w:hRule="exact" w:val="454"/>
          <w:jc w:val="center"/>
        </w:trPr>
        <w:tc>
          <w:tcPr>
            <w:tcW w:w="1026" w:type="dxa"/>
            <w:tcBorders>
              <w:top w:val="nil"/>
              <w:left w:val="nil"/>
              <w:bottom w:val="nil"/>
              <w:right w:val="nil"/>
            </w:tcBorders>
            <w:shd w:val="clear" w:color="auto" w:fill="auto"/>
            <w:noWrap/>
            <w:vAlign w:val="center"/>
          </w:tcPr>
          <w:p w14:paraId="2D92158B" w14:textId="77777777" w:rsidR="00765170" w:rsidRDefault="00876367">
            <w:pPr>
              <w:pStyle w:val="af9"/>
            </w:pPr>
            <w:r>
              <w:t>car_news</w:t>
            </w:r>
          </w:p>
        </w:tc>
        <w:tc>
          <w:tcPr>
            <w:tcW w:w="1908" w:type="dxa"/>
            <w:tcBorders>
              <w:top w:val="nil"/>
              <w:left w:val="nil"/>
              <w:bottom w:val="nil"/>
              <w:right w:val="nil"/>
            </w:tcBorders>
            <w:shd w:val="clear" w:color="auto" w:fill="auto"/>
            <w:noWrap/>
            <w:vAlign w:val="center"/>
          </w:tcPr>
          <w:p w14:paraId="58513256" w14:textId="77777777" w:rsidR="00765170" w:rsidRDefault="00876367">
            <w:pPr>
              <w:pStyle w:val="af9"/>
            </w:pPr>
            <w:r>
              <w:t>news_text</w:t>
            </w:r>
          </w:p>
        </w:tc>
        <w:tc>
          <w:tcPr>
            <w:tcW w:w="1551" w:type="dxa"/>
            <w:tcBorders>
              <w:top w:val="nil"/>
              <w:left w:val="nil"/>
              <w:bottom w:val="nil"/>
              <w:right w:val="nil"/>
            </w:tcBorders>
            <w:shd w:val="clear" w:color="auto" w:fill="auto"/>
            <w:noWrap/>
            <w:vAlign w:val="center"/>
          </w:tcPr>
          <w:p w14:paraId="3E04F9F7" w14:textId="77777777" w:rsidR="00765170" w:rsidRDefault="00876367">
            <w:pPr>
              <w:pStyle w:val="af9"/>
            </w:pPr>
            <w:r>
              <w:t>文字资讯内容</w:t>
            </w:r>
          </w:p>
        </w:tc>
        <w:tc>
          <w:tcPr>
            <w:tcW w:w="1299" w:type="dxa"/>
            <w:tcBorders>
              <w:top w:val="nil"/>
              <w:left w:val="nil"/>
              <w:bottom w:val="nil"/>
              <w:right w:val="nil"/>
            </w:tcBorders>
            <w:shd w:val="clear" w:color="auto" w:fill="auto"/>
            <w:noWrap/>
            <w:vAlign w:val="center"/>
          </w:tcPr>
          <w:p w14:paraId="5FF641B6" w14:textId="77777777" w:rsidR="00765170" w:rsidRDefault="00876367">
            <w:pPr>
              <w:pStyle w:val="af9"/>
            </w:pPr>
            <w:r>
              <w:t>text</w:t>
            </w:r>
          </w:p>
        </w:tc>
        <w:tc>
          <w:tcPr>
            <w:tcW w:w="960" w:type="dxa"/>
            <w:tcBorders>
              <w:top w:val="nil"/>
              <w:left w:val="nil"/>
              <w:bottom w:val="nil"/>
              <w:right w:val="nil"/>
            </w:tcBorders>
            <w:shd w:val="clear" w:color="auto" w:fill="auto"/>
            <w:noWrap/>
            <w:vAlign w:val="center"/>
          </w:tcPr>
          <w:p w14:paraId="0543B9D0" w14:textId="77777777" w:rsidR="00765170" w:rsidRDefault="00765170">
            <w:pPr>
              <w:pStyle w:val="af9"/>
            </w:pPr>
          </w:p>
        </w:tc>
      </w:tr>
      <w:tr w:rsidR="00765170" w14:paraId="16BBE9BC" w14:textId="77777777">
        <w:trPr>
          <w:trHeight w:hRule="exact" w:val="454"/>
          <w:jc w:val="center"/>
        </w:trPr>
        <w:tc>
          <w:tcPr>
            <w:tcW w:w="1026" w:type="dxa"/>
            <w:tcBorders>
              <w:top w:val="nil"/>
              <w:left w:val="nil"/>
              <w:bottom w:val="nil"/>
              <w:right w:val="nil"/>
            </w:tcBorders>
            <w:shd w:val="clear" w:color="auto" w:fill="auto"/>
            <w:noWrap/>
            <w:vAlign w:val="center"/>
          </w:tcPr>
          <w:p w14:paraId="26C26AD5" w14:textId="77777777" w:rsidR="00765170" w:rsidRDefault="00876367">
            <w:pPr>
              <w:pStyle w:val="af9"/>
            </w:pPr>
            <w:r>
              <w:t>car_news</w:t>
            </w:r>
          </w:p>
        </w:tc>
        <w:tc>
          <w:tcPr>
            <w:tcW w:w="1908" w:type="dxa"/>
            <w:tcBorders>
              <w:top w:val="nil"/>
              <w:left w:val="nil"/>
              <w:bottom w:val="nil"/>
              <w:right w:val="nil"/>
            </w:tcBorders>
            <w:shd w:val="clear" w:color="auto" w:fill="auto"/>
            <w:noWrap/>
            <w:vAlign w:val="center"/>
          </w:tcPr>
          <w:p w14:paraId="0B892BDF" w14:textId="77777777" w:rsidR="00765170" w:rsidRDefault="00876367">
            <w:pPr>
              <w:pStyle w:val="af9"/>
            </w:pPr>
            <w:r>
              <w:t>news_time</w:t>
            </w:r>
          </w:p>
        </w:tc>
        <w:tc>
          <w:tcPr>
            <w:tcW w:w="1551" w:type="dxa"/>
            <w:tcBorders>
              <w:top w:val="nil"/>
              <w:left w:val="nil"/>
              <w:bottom w:val="nil"/>
              <w:right w:val="nil"/>
            </w:tcBorders>
            <w:shd w:val="clear" w:color="auto" w:fill="auto"/>
            <w:noWrap/>
            <w:vAlign w:val="center"/>
          </w:tcPr>
          <w:p w14:paraId="2864D039" w14:textId="77777777" w:rsidR="00765170" w:rsidRDefault="00876367">
            <w:pPr>
              <w:pStyle w:val="af9"/>
            </w:pPr>
            <w:r>
              <w:t>发布日期</w:t>
            </w:r>
          </w:p>
        </w:tc>
        <w:tc>
          <w:tcPr>
            <w:tcW w:w="1299" w:type="dxa"/>
            <w:tcBorders>
              <w:top w:val="nil"/>
              <w:left w:val="nil"/>
              <w:bottom w:val="nil"/>
              <w:right w:val="nil"/>
            </w:tcBorders>
            <w:shd w:val="clear" w:color="auto" w:fill="auto"/>
            <w:noWrap/>
            <w:vAlign w:val="center"/>
          </w:tcPr>
          <w:p w14:paraId="3E94D5C0"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6ED905AE" w14:textId="77777777" w:rsidR="00765170" w:rsidRDefault="00765170">
            <w:pPr>
              <w:pStyle w:val="af9"/>
            </w:pPr>
          </w:p>
        </w:tc>
      </w:tr>
      <w:tr w:rsidR="00765170" w14:paraId="52A8B144" w14:textId="77777777">
        <w:trPr>
          <w:trHeight w:hRule="exact" w:val="454"/>
          <w:jc w:val="center"/>
        </w:trPr>
        <w:tc>
          <w:tcPr>
            <w:tcW w:w="1026" w:type="dxa"/>
            <w:tcBorders>
              <w:top w:val="nil"/>
              <w:left w:val="nil"/>
              <w:bottom w:val="single" w:sz="12" w:space="0" w:color="auto"/>
              <w:right w:val="nil"/>
            </w:tcBorders>
            <w:shd w:val="clear" w:color="auto" w:fill="auto"/>
            <w:noWrap/>
            <w:vAlign w:val="center"/>
          </w:tcPr>
          <w:p w14:paraId="42029F26" w14:textId="77777777" w:rsidR="00765170" w:rsidRDefault="00876367">
            <w:pPr>
              <w:pStyle w:val="af9"/>
            </w:pPr>
            <w:r>
              <w:t>car_news</w:t>
            </w:r>
          </w:p>
        </w:tc>
        <w:tc>
          <w:tcPr>
            <w:tcW w:w="1908" w:type="dxa"/>
            <w:tcBorders>
              <w:top w:val="nil"/>
              <w:left w:val="nil"/>
              <w:bottom w:val="single" w:sz="12" w:space="0" w:color="auto"/>
              <w:right w:val="nil"/>
            </w:tcBorders>
            <w:shd w:val="clear" w:color="auto" w:fill="auto"/>
            <w:noWrap/>
            <w:vAlign w:val="center"/>
          </w:tcPr>
          <w:p w14:paraId="79A04413" w14:textId="77777777" w:rsidR="00765170" w:rsidRDefault="00876367">
            <w:pPr>
              <w:pStyle w:val="af9"/>
            </w:pPr>
            <w:r>
              <w:t>playtimes</w:t>
            </w:r>
          </w:p>
        </w:tc>
        <w:tc>
          <w:tcPr>
            <w:tcW w:w="1551" w:type="dxa"/>
            <w:tcBorders>
              <w:top w:val="nil"/>
              <w:left w:val="nil"/>
              <w:bottom w:val="single" w:sz="12" w:space="0" w:color="auto"/>
              <w:right w:val="nil"/>
            </w:tcBorders>
            <w:shd w:val="clear" w:color="auto" w:fill="auto"/>
            <w:noWrap/>
            <w:vAlign w:val="center"/>
          </w:tcPr>
          <w:p w14:paraId="146093DA" w14:textId="77777777" w:rsidR="00765170" w:rsidRDefault="00876367">
            <w:pPr>
              <w:pStyle w:val="af9"/>
            </w:pPr>
            <w:r>
              <w:t>播放次数</w:t>
            </w:r>
          </w:p>
        </w:tc>
        <w:tc>
          <w:tcPr>
            <w:tcW w:w="1299" w:type="dxa"/>
            <w:tcBorders>
              <w:top w:val="nil"/>
              <w:left w:val="nil"/>
              <w:bottom w:val="single" w:sz="12" w:space="0" w:color="auto"/>
              <w:right w:val="nil"/>
            </w:tcBorders>
            <w:shd w:val="clear" w:color="auto" w:fill="auto"/>
            <w:noWrap/>
            <w:vAlign w:val="center"/>
          </w:tcPr>
          <w:p w14:paraId="5814CAEA" w14:textId="77777777" w:rsidR="00765170" w:rsidRDefault="00876367">
            <w:pPr>
              <w:pStyle w:val="af9"/>
            </w:pPr>
            <w:r>
              <w:t>int(11)</w:t>
            </w:r>
          </w:p>
        </w:tc>
        <w:tc>
          <w:tcPr>
            <w:tcW w:w="960" w:type="dxa"/>
            <w:tcBorders>
              <w:top w:val="nil"/>
              <w:left w:val="nil"/>
              <w:bottom w:val="single" w:sz="12" w:space="0" w:color="auto"/>
              <w:right w:val="nil"/>
            </w:tcBorders>
            <w:shd w:val="clear" w:color="auto" w:fill="auto"/>
            <w:noWrap/>
            <w:vAlign w:val="center"/>
          </w:tcPr>
          <w:p w14:paraId="30B9601B" w14:textId="77777777" w:rsidR="00765170" w:rsidRDefault="00765170">
            <w:pPr>
              <w:pStyle w:val="af9"/>
            </w:pPr>
          </w:p>
        </w:tc>
      </w:tr>
    </w:tbl>
    <w:p w14:paraId="2CA56628" w14:textId="77777777" w:rsidR="00765170" w:rsidRDefault="00765170">
      <w:pPr>
        <w:pStyle w:val="af1"/>
        <w:ind w:firstLineChars="0" w:firstLine="0"/>
      </w:pPr>
    </w:p>
    <w:p w14:paraId="604CC7F3" w14:textId="77777777" w:rsidR="00765170" w:rsidRDefault="00876367">
      <w:pPr>
        <w:pStyle w:val="af3"/>
      </w:pPr>
      <w:r>
        <w:rPr>
          <w:rFonts w:hint="eastAsia"/>
        </w:rPr>
        <w:t>（</w:t>
      </w:r>
      <w:r>
        <w:rPr>
          <w:rFonts w:hint="eastAsia"/>
        </w:rPr>
        <w:t>5</w:t>
      </w:r>
      <w:r>
        <w:rPr>
          <w:rFonts w:hint="eastAsia"/>
        </w:rPr>
        <w:t>）</w:t>
      </w:r>
      <w:r>
        <w:rPr>
          <w:rFonts w:hint="eastAsia"/>
        </w:rPr>
        <w:t xml:space="preserve"> </w:t>
      </w:r>
      <w:r>
        <w:rPr>
          <w:rFonts w:hint="eastAsia"/>
        </w:rPr>
        <w:t>汽车订单表</w:t>
      </w:r>
    </w:p>
    <w:p w14:paraId="7C9F90B0" w14:textId="77777777" w:rsidR="00765170" w:rsidRDefault="00876367">
      <w:pPr>
        <w:pStyle w:val="af1"/>
      </w:pPr>
      <w:r>
        <w:rPr>
          <w:rFonts w:hint="eastAsia"/>
        </w:rPr>
        <w:t>汽车订单表信息：汽车订单表</w:t>
      </w:r>
      <w:r>
        <w:rPr>
          <w:rFonts w:hint="eastAsia"/>
        </w:rPr>
        <w:t>id</w:t>
      </w:r>
      <w:r>
        <w:rPr>
          <w:rFonts w:hint="eastAsia"/>
        </w:rPr>
        <w:t>，汽车表</w:t>
      </w:r>
      <w:r>
        <w:rPr>
          <w:rFonts w:hint="eastAsia"/>
        </w:rPr>
        <w:t>id</w:t>
      </w:r>
      <w:r>
        <w:rPr>
          <w:rFonts w:hint="eastAsia"/>
        </w:rPr>
        <w:t>，用户表</w:t>
      </w:r>
      <w:r>
        <w:rPr>
          <w:rFonts w:hint="eastAsia"/>
        </w:rPr>
        <w:t>id</w:t>
      </w:r>
      <w:r>
        <w:rPr>
          <w:rFonts w:hint="eastAsia"/>
        </w:rPr>
        <w:t>，购买时间，订单类型（</w:t>
      </w:r>
      <w:r>
        <w:rPr>
          <w:rFonts w:hint="eastAsia"/>
        </w:rPr>
        <w:t>0</w:t>
      </w:r>
      <w:r>
        <w:rPr>
          <w:rFonts w:hint="eastAsia"/>
        </w:rPr>
        <w:t>为新车，</w:t>
      </w:r>
      <w:r>
        <w:rPr>
          <w:rFonts w:hint="eastAsia"/>
        </w:rPr>
        <w:t>1</w:t>
      </w:r>
      <w:r>
        <w:rPr>
          <w:rFonts w:hint="eastAsia"/>
        </w:rPr>
        <w:t>为二手车），卖家</w:t>
      </w:r>
      <w:r>
        <w:rPr>
          <w:rFonts w:hint="eastAsia"/>
        </w:rPr>
        <w:t>id</w:t>
      </w:r>
      <w:r>
        <w:rPr>
          <w:rFonts w:hint="eastAsia"/>
        </w:rPr>
        <w:t>（新车为品牌</w:t>
      </w:r>
      <w:r>
        <w:rPr>
          <w:rFonts w:hint="eastAsia"/>
        </w:rPr>
        <w:t>id</w:t>
      </w:r>
      <w:r>
        <w:rPr>
          <w:rFonts w:hint="eastAsia"/>
        </w:rPr>
        <w:t>，二手车为上任车主</w:t>
      </w:r>
      <w:r>
        <w:rPr>
          <w:rFonts w:hint="eastAsia"/>
        </w:rPr>
        <w:t>id</w:t>
      </w:r>
      <w:r>
        <w:rPr>
          <w:rFonts w:hint="eastAsia"/>
        </w:rPr>
        <w:t>），交易额</w:t>
      </w:r>
    </w:p>
    <w:p w14:paraId="107EA0DC" w14:textId="77777777" w:rsidR="00765170" w:rsidRDefault="00876367">
      <w:pPr>
        <w:pStyle w:val="af5"/>
        <w:spacing w:after="312"/>
      </w:pPr>
      <w:r>
        <w:rPr>
          <w:rFonts w:hint="eastAsia"/>
        </w:rPr>
        <w:t>表</w:t>
      </w:r>
      <w:r>
        <w:rPr>
          <w:rFonts w:hint="eastAsia"/>
        </w:rPr>
        <w:t xml:space="preserve">3.5 </w:t>
      </w:r>
      <w:r>
        <w:rPr>
          <w:rFonts w:hint="eastAsia"/>
        </w:rPr>
        <w:t>汽车订单表</w:t>
      </w:r>
    </w:p>
    <w:tbl>
      <w:tblPr>
        <w:tblW w:w="0" w:type="auto"/>
        <w:jc w:val="center"/>
        <w:tblLook w:val="04A0" w:firstRow="1" w:lastRow="0" w:firstColumn="1" w:lastColumn="0" w:noHBand="0" w:noVBand="1"/>
      </w:tblPr>
      <w:tblGrid>
        <w:gridCol w:w="1051"/>
        <w:gridCol w:w="1181"/>
        <w:gridCol w:w="1056"/>
        <w:gridCol w:w="1299"/>
        <w:gridCol w:w="636"/>
      </w:tblGrid>
      <w:tr w:rsidR="00765170" w14:paraId="1DE09F29" w14:textId="77777777">
        <w:trPr>
          <w:trHeight w:hRule="exact" w:val="454"/>
          <w:jc w:val="center"/>
        </w:trPr>
        <w:tc>
          <w:tcPr>
            <w:tcW w:w="0" w:type="auto"/>
            <w:tcBorders>
              <w:top w:val="single" w:sz="12" w:space="0" w:color="auto"/>
              <w:left w:val="nil"/>
              <w:bottom w:val="single" w:sz="8" w:space="0" w:color="auto"/>
              <w:right w:val="nil"/>
            </w:tcBorders>
            <w:shd w:val="clear" w:color="auto" w:fill="auto"/>
            <w:noWrap/>
            <w:vAlign w:val="center"/>
          </w:tcPr>
          <w:p w14:paraId="64EDC135" w14:textId="77777777" w:rsidR="00765170" w:rsidRDefault="00876367">
            <w:pPr>
              <w:pStyle w:val="af9"/>
            </w:pPr>
            <w:r>
              <w:t>表名</w:t>
            </w:r>
          </w:p>
        </w:tc>
        <w:tc>
          <w:tcPr>
            <w:tcW w:w="0" w:type="auto"/>
            <w:tcBorders>
              <w:top w:val="single" w:sz="12" w:space="0" w:color="auto"/>
              <w:left w:val="nil"/>
              <w:bottom w:val="single" w:sz="8" w:space="0" w:color="auto"/>
              <w:right w:val="nil"/>
            </w:tcBorders>
            <w:shd w:val="clear" w:color="auto" w:fill="auto"/>
            <w:noWrap/>
            <w:vAlign w:val="center"/>
          </w:tcPr>
          <w:p w14:paraId="1019EB51" w14:textId="77777777" w:rsidR="00765170" w:rsidRDefault="00876367">
            <w:pPr>
              <w:pStyle w:val="af9"/>
            </w:pPr>
            <w:r>
              <w:rPr>
                <w:rFonts w:hint="eastAsia"/>
              </w:rPr>
              <w:t>字段</w:t>
            </w:r>
          </w:p>
        </w:tc>
        <w:tc>
          <w:tcPr>
            <w:tcW w:w="0" w:type="auto"/>
            <w:tcBorders>
              <w:top w:val="single" w:sz="12" w:space="0" w:color="auto"/>
              <w:left w:val="nil"/>
              <w:bottom w:val="single" w:sz="8" w:space="0" w:color="auto"/>
              <w:right w:val="nil"/>
            </w:tcBorders>
            <w:shd w:val="clear" w:color="auto" w:fill="auto"/>
            <w:noWrap/>
            <w:vAlign w:val="center"/>
          </w:tcPr>
          <w:p w14:paraId="4D654CD4" w14:textId="77777777" w:rsidR="00765170" w:rsidRDefault="00876367">
            <w:pPr>
              <w:pStyle w:val="af9"/>
            </w:pPr>
            <w:r>
              <w:t>名称</w:t>
            </w:r>
          </w:p>
        </w:tc>
        <w:tc>
          <w:tcPr>
            <w:tcW w:w="0" w:type="auto"/>
            <w:tcBorders>
              <w:top w:val="single" w:sz="12" w:space="0" w:color="auto"/>
              <w:left w:val="nil"/>
              <w:bottom w:val="single" w:sz="8" w:space="0" w:color="auto"/>
              <w:right w:val="nil"/>
            </w:tcBorders>
            <w:shd w:val="clear" w:color="auto" w:fill="auto"/>
            <w:noWrap/>
            <w:vAlign w:val="center"/>
          </w:tcPr>
          <w:p w14:paraId="42414904" w14:textId="77777777" w:rsidR="00765170" w:rsidRDefault="00876367">
            <w:pPr>
              <w:pStyle w:val="af9"/>
            </w:pPr>
            <w:r>
              <w:t>数据类型</w:t>
            </w:r>
          </w:p>
        </w:tc>
        <w:tc>
          <w:tcPr>
            <w:tcW w:w="0" w:type="auto"/>
            <w:tcBorders>
              <w:top w:val="single" w:sz="12" w:space="0" w:color="auto"/>
              <w:left w:val="nil"/>
              <w:bottom w:val="single" w:sz="8" w:space="0" w:color="auto"/>
              <w:right w:val="nil"/>
            </w:tcBorders>
            <w:shd w:val="clear" w:color="auto" w:fill="auto"/>
            <w:noWrap/>
            <w:vAlign w:val="center"/>
          </w:tcPr>
          <w:p w14:paraId="5D9AFCC9" w14:textId="77777777" w:rsidR="00765170" w:rsidRDefault="00876367">
            <w:pPr>
              <w:pStyle w:val="af9"/>
            </w:pPr>
            <w:r>
              <w:t>主键</w:t>
            </w:r>
          </w:p>
        </w:tc>
      </w:tr>
      <w:tr w:rsidR="00765170" w14:paraId="1A7237F2" w14:textId="77777777">
        <w:trPr>
          <w:trHeight w:hRule="exact" w:val="454"/>
          <w:jc w:val="center"/>
        </w:trPr>
        <w:tc>
          <w:tcPr>
            <w:tcW w:w="0" w:type="auto"/>
            <w:tcBorders>
              <w:top w:val="single" w:sz="8" w:space="0" w:color="auto"/>
              <w:left w:val="nil"/>
              <w:bottom w:val="nil"/>
              <w:right w:val="nil"/>
            </w:tcBorders>
            <w:shd w:val="clear" w:color="auto" w:fill="auto"/>
            <w:noWrap/>
            <w:vAlign w:val="center"/>
          </w:tcPr>
          <w:p w14:paraId="4D46B033" w14:textId="77777777" w:rsidR="00765170" w:rsidRDefault="00876367">
            <w:pPr>
              <w:pStyle w:val="af9"/>
            </w:pPr>
            <w:r>
              <w:t>car_order</w:t>
            </w:r>
          </w:p>
        </w:tc>
        <w:tc>
          <w:tcPr>
            <w:tcW w:w="0" w:type="auto"/>
            <w:tcBorders>
              <w:top w:val="single" w:sz="8" w:space="0" w:color="auto"/>
              <w:left w:val="nil"/>
              <w:bottom w:val="nil"/>
              <w:right w:val="nil"/>
            </w:tcBorders>
            <w:shd w:val="clear" w:color="auto" w:fill="auto"/>
            <w:noWrap/>
            <w:vAlign w:val="center"/>
          </w:tcPr>
          <w:p w14:paraId="2BE2793C" w14:textId="77777777" w:rsidR="00765170" w:rsidRDefault="00876367">
            <w:pPr>
              <w:pStyle w:val="af9"/>
            </w:pPr>
            <w:r>
              <w:t>id</w:t>
            </w:r>
          </w:p>
        </w:tc>
        <w:tc>
          <w:tcPr>
            <w:tcW w:w="0" w:type="auto"/>
            <w:tcBorders>
              <w:top w:val="single" w:sz="8" w:space="0" w:color="auto"/>
              <w:left w:val="nil"/>
              <w:bottom w:val="nil"/>
              <w:right w:val="nil"/>
            </w:tcBorders>
            <w:shd w:val="clear" w:color="auto" w:fill="auto"/>
            <w:noWrap/>
            <w:vAlign w:val="center"/>
          </w:tcPr>
          <w:p w14:paraId="2A51AB12" w14:textId="77777777" w:rsidR="00765170" w:rsidRDefault="00765170">
            <w:pPr>
              <w:pStyle w:val="af9"/>
            </w:pPr>
          </w:p>
        </w:tc>
        <w:tc>
          <w:tcPr>
            <w:tcW w:w="0" w:type="auto"/>
            <w:tcBorders>
              <w:top w:val="single" w:sz="8" w:space="0" w:color="auto"/>
              <w:left w:val="nil"/>
              <w:bottom w:val="nil"/>
              <w:right w:val="nil"/>
            </w:tcBorders>
            <w:shd w:val="clear" w:color="auto" w:fill="auto"/>
            <w:noWrap/>
            <w:vAlign w:val="center"/>
          </w:tcPr>
          <w:p w14:paraId="1A1C94D4" w14:textId="77777777" w:rsidR="00765170" w:rsidRDefault="00876367">
            <w:pPr>
              <w:pStyle w:val="af9"/>
            </w:pPr>
            <w:r>
              <w:t>int(11)</w:t>
            </w:r>
          </w:p>
        </w:tc>
        <w:tc>
          <w:tcPr>
            <w:tcW w:w="0" w:type="auto"/>
            <w:tcBorders>
              <w:top w:val="single" w:sz="8" w:space="0" w:color="auto"/>
              <w:left w:val="nil"/>
              <w:bottom w:val="nil"/>
              <w:right w:val="nil"/>
            </w:tcBorders>
            <w:shd w:val="clear" w:color="auto" w:fill="auto"/>
            <w:noWrap/>
            <w:vAlign w:val="center"/>
          </w:tcPr>
          <w:p w14:paraId="558640D6" w14:textId="77777777" w:rsidR="00765170" w:rsidRDefault="00876367">
            <w:pPr>
              <w:pStyle w:val="af9"/>
            </w:pPr>
            <w:r>
              <w:t>PRI</w:t>
            </w:r>
          </w:p>
        </w:tc>
      </w:tr>
      <w:tr w:rsidR="00765170" w14:paraId="392B3348" w14:textId="77777777">
        <w:trPr>
          <w:trHeight w:hRule="exact" w:val="454"/>
          <w:jc w:val="center"/>
        </w:trPr>
        <w:tc>
          <w:tcPr>
            <w:tcW w:w="0" w:type="auto"/>
            <w:tcBorders>
              <w:top w:val="nil"/>
              <w:left w:val="nil"/>
              <w:bottom w:val="nil"/>
              <w:right w:val="nil"/>
            </w:tcBorders>
            <w:shd w:val="clear" w:color="auto" w:fill="auto"/>
            <w:noWrap/>
            <w:vAlign w:val="center"/>
          </w:tcPr>
          <w:p w14:paraId="2AD90F77" w14:textId="77777777" w:rsidR="00765170" w:rsidRDefault="00876367">
            <w:pPr>
              <w:pStyle w:val="af9"/>
            </w:pPr>
            <w:r>
              <w:t>car_order</w:t>
            </w:r>
          </w:p>
        </w:tc>
        <w:tc>
          <w:tcPr>
            <w:tcW w:w="0" w:type="auto"/>
            <w:tcBorders>
              <w:top w:val="nil"/>
              <w:left w:val="nil"/>
              <w:bottom w:val="nil"/>
              <w:right w:val="nil"/>
            </w:tcBorders>
            <w:shd w:val="clear" w:color="auto" w:fill="auto"/>
            <w:noWrap/>
            <w:vAlign w:val="center"/>
          </w:tcPr>
          <w:p w14:paraId="643305D2" w14:textId="77777777" w:rsidR="00765170" w:rsidRDefault="00876367">
            <w:pPr>
              <w:pStyle w:val="af9"/>
            </w:pPr>
            <w:r>
              <w:t>carid</w:t>
            </w:r>
          </w:p>
        </w:tc>
        <w:tc>
          <w:tcPr>
            <w:tcW w:w="0" w:type="auto"/>
            <w:tcBorders>
              <w:top w:val="nil"/>
              <w:left w:val="nil"/>
              <w:bottom w:val="nil"/>
              <w:right w:val="nil"/>
            </w:tcBorders>
            <w:shd w:val="clear" w:color="auto" w:fill="auto"/>
            <w:noWrap/>
            <w:vAlign w:val="center"/>
          </w:tcPr>
          <w:p w14:paraId="14732EF8" w14:textId="77777777" w:rsidR="00765170" w:rsidRDefault="00876367">
            <w:pPr>
              <w:pStyle w:val="af9"/>
            </w:pPr>
            <w:r>
              <w:t>汽车</w:t>
            </w:r>
            <w:r>
              <w:t>id</w:t>
            </w:r>
          </w:p>
        </w:tc>
        <w:tc>
          <w:tcPr>
            <w:tcW w:w="0" w:type="auto"/>
            <w:tcBorders>
              <w:top w:val="nil"/>
              <w:left w:val="nil"/>
              <w:bottom w:val="nil"/>
              <w:right w:val="nil"/>
            </w:tcBorders>
            <w:shd w:val="clear" w:color="auto" w:fill="auto"/>
            <w:noWrap/>
            <w:vAlign w:val="center"/>
          </w:tcPr>
          <w:p w14:paraId="21DDA63B" w14:textId="77777777" w:rsidR="00765170" w:rsidRDefault="00876367">
            <w:pPr>
              <w:pStyle w:val="af9"/>
            </w:pPr>
            <w:r>
              <w:t>int(11)</w:t>
            </w:r>
          </w:p>
        </w:tc>
        <w:tc>
          <w:tcPr>
            <w:tcW w:w="0" w:type="auto"/>
            <w:tcBorders>
              <w:top w:val="nil"/>
              <w:left w:val="nil"/>
              <w:bottom w:val="nil"/>
              <w:right w:val="nil"/>
            </w:tcBorders>
            <w:shd w:val="clear" w:color="auto" w:fill="auto"/>
            <w:noWrap/>
            <w:vAlign w:val="center"/>
          </w:tcPr>
          <w:p w14:paraId="4F3ED982" w14:textId="77777777" w:rsidR="00765170" w:rsidRDefault="00765170">
            <w:pPr>
              <w:pStyle w:val="af9"/>
            </w:pPr>
          </w:p>
        </w:tc>
      </w:tr>
      <w:tr w:rsidR="00765170" w14:paraId="5D0546E7" w14:textId="77777777">
        <w:trPr>
          <w:trHeight w:hRule="exact" w:val="454"/>
          <w:jc w:val="center"/>
        </w:trPr>
        <w:tc>
          <w:tcPr>
            <w:tcW w:w="0" w:type="auto"/>
            <w:tcBorders>
              <w:top w:val="nil"/>
              <w:left w:val="nil"/>
              <w:bottom w:val="nil"/>
              <w:right w:val="nil"/>
            </w:tcBorders>
            <w:shd w:val="clear" w:color="auto" w:fill="auto"/>
            <w:noWrap/>
            <w:vAlign w:val="center"/>
          </w:tcPr>
          <w:p w14:paraId="495B2FF1" w14:textId="77777777" w:rsidR="00765170" w:rsidRDefault="00876367">
            <w:pPr>
              <w:pStyle w:val="af9"/>
            </w:pPr>
            <w:r>
              <w:t>car_order</w:t>
            </w:r>
          </w:p>
        </w:tc>
        <w:tc>
          <w:tcPr>
            <w:tcW w:w="0" w:type="auto"/>
            <w:tcBorders>
              <w:top w:val="nil"/>
              <w:left w:val="nil"/>
              <w:bottom w:val="nil"/>
              <w:right w:val="nil"/>
            </w:tcBorders>
            <w:shd w:val="clear" w:color="auto" w:fill="auto"/>
            <w:noWrap/>
            <w:vAlign w:val="center"/>
          </w:tcPr>
          <w:p w14:paraId="4A4B01C6" w14:textId="77777777" w:rsidR="00765170" w:rsidRDefault="00876367">
            <w:pPr>
              <w:pStyle w:val="af9"/>
            </w:pPr>
            <w:r>
              <w:t>userid</w:t>
            </w:r>
          </w:p>
        </w:tc>
        <w:tc>
          <w:tcPr>
            <w:tcW w:w="0" w:type="auto"/>
            <w:tcBorders>
              <w:top w:val="nil"/>
              <w:left w:val="nil"/>
              <w:bottom w:val="nil"/>
              <w:right w:val="nil"/>
            </w:tcBorders>
            <w:shd w:val="clear" w:color="auto" w:fill="auto"/>
            <w:noWrap/>
            <w:vAlign w:val="center"/>
          </w:tcPr>
          <w:p w14:paraId="3A8FDEE0" w14:textId="77777777" w:rsidR="00765170" w:rsidRDefault="00876367">
            <w:pPr>
              <w:pStyle w:val="af9"/>
            </w:pPr>
            <w:r>
              <w:t>用户</w:t>
            </w:r>
            <w:r>
              <w:t>id</w:t>
            </w:r>
          </w:p>
        </w:tc>
        <w:tc>
          <w:tcPr>
            <w:tcW w:w="0" w:type="auto"/>
            <w:tcBorders>
              <w:top w:val="nil"/>
              <w:left w:val="nil"/>
              <w:bottom w:val="nil"/>
              <w:right w:val="nil"/>
            </w:tcBorders>
            <w:shd w:val="clear" w:color="auto" w:fill="auto"/>
            <w:noWrap/>
            <w:vAlign w:val="center"/>
          </w:tcPr>
          <w:p w14:paraId="3C65F7F7" w14:textId="77777777" w:rsidR="00765170" w:rsidRDefault="00876367">
            <w:pPr>
              <w:pStyle w:val="af9"/>
            </w:pPr>
            <w:r>
              <w:t>int(11)</w:t>
            </w:r>
          </w:p>
        </w:tc>
        <w:tc>
          <w:tcPr>
            <w:tcW w:w="0" w:type="auto"/>
            <w:tcBorders>
              <w:top w:val="nil"/>
              <w:left w:val="nil"/>
              <w:bottom w:val="nil"/>
              <w:right w:val="nil"/>
            </w:tcBorders>
            <w:shd w:val="clear" w:color="auto" w:fill="auto"/>
            <w:noWrap/>
            <w:vAlign w:val="center"/>
          </w:tcPr>
          <w:p w14:paraId="2EE6883D" w14:textId="77777777" w:rsidR="00765170" w:rsidRDefault="00765170">
            <w:pPr>
              <w:pStyle w:val="af9"/>
            </w:pPr>
          </w:p>
        </w:tc>
      </w:tr>
      <w:tr w:rsidR="00765170" w14:paraId="1B967E26" w14:textId="77777777">
        <w:trPr>
          <w:trHeight w:hRule="exact" w:val="454"/>
          <w:jc w:val="center"/>
        </w:trPr>
        <w:tc>
          <w:tcPr>
            <w:tcW w:w="0" w:type="auto"/>
            <w:tcBorders>
              <w:top w:val="nil"/>
              <w:left w:val="nil"/>
              <w:bottom w:val="nil"/>
              <w:right w:val="nil"/>
            </w:tcBorders>
            <w:shd w:val="clear" w:color="auto" w:fill="auto"/>
            <w:noWrap/>
            <w:vAlign w:val="center"/>
          </w:tcPr>
          <w:p w14:paraId="2E7DF558" w14:textId="77777777" w:rsidR="00765170" w:rsidRDefault="00876367">
            <w:pPr>
              <w:pStyle w:val="af9"/>
            </w:pPr>
            <w:r>
              <w:t>car_order</w:t>
            </w:r>
          </w:p>
        </w:tc>
        <w:tc>
          <w:tcPr>
            <w:tcW w:w="0" w:type="auto"/>
            <w:tcBorders>
              <w:top w:val="nil"/>
              <w:left w:val="nil"/>
              <w:bottom w:val="nil"/>
              <w:right w:val="nil"/>
            </w:tcBorders>
            <w:shd w:val="clear" w:color="auto" w:fill="auto"/>
            <w:noWrap/>
            <w:vAlign w:val="center"/>
          </w:tcPr>
          <w:p w14:paraId="3139FA40" w14:textId="77777777" w:rsidR="00765170" w:rsidRDefault="00876367">
            <w:pPr>
              <w:pStyle w:val="af9"/>
            </w:pPr>
            <w:r>
              <w:t>order_time</w:t>
            </w:r>
          </w:p>
        </w:tc>
        <w:tc>
          <w:tcPr>
            <w:tcW w:w="0" w:type="auto"/>
            <w:tcBorders>
              <w:top w:val="nil"/>
              <w:left w:val="nil"/>
              <w:bottom w:val="nil"/>
              <w:right w:val="nil"/>
            </w:tcBorders>
            <w:shd w:val="clear" w:color="auto" w:fill="auto"/>
            <w:noWrap/>
            <w:vAlign w:val="center"/>
          </w:tcPr>
          <w:p w14:paraId="18423574" w14:textId="77777777" w:rsidR="00765170" w:rsidRDefault="00876367">
            <w:pPr>
              <w:pStyle w:val="af9"/>
            </w:pPr>
            <w:r>
              <w:t>购买时间</w:t>
            </w:r>
          </w:p>
        </w:tc>
        <w:tc>
          <w:tcPr>
            <w:tcW w:w="0" w:type="auto"/>
            <w:tcBorders>
              <w:top w:val="nil"/>
              <w:left w:val="nil"/>
              <w:bottom w:val="nil"/>
              <w:right w:val="nil"/>
            </w:tcBorders>
            <w:shd w:val="clear" w:color="auto" w:fill="auto"/>
            <w:noWrap/>
            <w:vAlign w:val="center"/>
          </w:tcPr>
          <w:p w14:paraId="3F097291" w14:textId="77777777" w:rsidR="00765170" w:rsidRDefault="00876367">
            <w:pPr>
              <w:pStyle w:val="af9"/>
            </w:pPr>
            <w:r>
              <w:t>varchar(255)</w:t>
            </w:r>
          </w:p>
        </w:tc>
        <w:tc>
          <w:tcPr>
            <w:tcW w:w="0" w:type="auto"/>
            <w:tcBorders>
              <w:top w:val="nil"/>
              <w:left w:val="nil"/>
              <w:bottom w:val="nil"/>
              <w:right w:val="nil"/>
            </w:tcBorders>
            <w:shd w:val="clear" w:color="auto" w:fill="auto"/>
            <w:noWrap/>
            <w:vAlign w:val="center"/>
          </w:tcPr>
          <w:p w14:paraId="687CECD4" w14:textId="77777777" w:rsidR="00765170" w:rsidRDefault="00765170">
            <w:pPr>
              <w:pStyle w:val="af9"/>
            </w:pPr>
          </w:p>
        </w:tc>
      </w:tr>
      <w:tr w:rsidR="00765170" w14:paraId="208ECA46" w14:textId="77777777">
        <w:trPr>
          <w:trHeight w:hRule="exact" w:val="454"/>
          <w:jc w:val="center"/>
        </w:trPr>
        <w:tc>
          <w:tcPr>
            <w:tcW w:w="0" w:type="auto"/>
            <w:tcBorders>
              <w:top w:val="nil"/>
              <w:left w:val="nil"/>
              <w:bottom w:val="nil"/>
              <w:right w:val="nil"/>
            </w:tcBorders>
            <w:shd w:val="clear" w:color="auto" w:fill="auto"/>
            <w:noWrap/>
            <w:vAlign w:val="center"/>
          </w:tcPr>
          <w:p w14:paraId="77723851" w14:textId="77777777" w:rsidR="00765170" w:rsidRDefault="00876367">
            <w:pPr>
              <w:pStyle w:val="af9"/>
            </w:pPr>
            <w:r>
              <w:t>car_order</w:t>
            </w:r>
          </w:p>
        </w:tc>
        <w:tc>
          <w:tcPr>
            <w:tcW w:w="0" w:type="auto"/>
            <w:tcBorders>
              <w:top w:val="nil"/>
              <w:left w:val="nil"/>
              <w:bottom w:val="nil"/>
              <w:right w:val="nil"/>
            </w:tcBorders>
            <w:shd w:val="clear" w:color="auto" w:fill="auto"/>
            <w:noWrap/>
            <w:vAlign w:val="center"/>
          </w:tcPr>
          <w:p w14:paraId="73E76453" w14:textId="77777777" w:rsidR="00765170" w:rsidRDefault="00876367">
            <w:pPr>
              <w:pStyle w:val="af9"/>
            </w:pPr>
            <w:r>
              <w:t>order_type</w:t>
            </w:r>
          </w:p>
        </w:tc>
        <w:tc>
          <w:tcPr>
            <w:tcW w:w="0" w:type="auto"/>
            <w:tcBorders>
              <w:top w:val="nil"/>
              <w:left w:val="nil"/>
              <w:bottom w:val="nil"/>
              <w:right w:val="nil"/>
            </w:tcBorders>
            <w:shd w:val="clear" w:color="auto" w:fill="auto"/>
            <w:noWrap/>
            <w:vAlign w:val="center"/>
          </w:tcPr>
          <w:p w14:paraId="0F00A962" w14:textId="77777777" w:rsidR="00765170" w:rsidRDefault="00876367">
            <w:pPr>
              <w:pStyle w:val="af9"/>
            </w:pPr>
            <w:r>
              <w:t>订单类型</w:t>
            </w:r>
          </w:p>
        </w:tc>
        <w:tc>
          <w:tcPr>
            <w:tcW w:w="0" w:type="auto"/>
            <w:tcBorders>
              <w:top w:val="nil"/>
              <w:left w:val="nil"/>
              <w:bottom w:val="nil"/>
              <w:right w:val="nil"/>
            </w:tcBorders>
            <w:shd w:val="clear" w:color="auto" w:fill="auto"/>
            <w:noWrap/>
            <w:vAlign w:val="center"/>
          </w:tcPr>
          <w:p w14:paraId="276ED75D" w14:textId="77777777" w:rsidR="00765170" w:rsidRDefault="00876367">
            <w:pPr>
              <w:pStyle w:val="af9"/>
            </w:pPr>
            <w:r>
              <w:t>int(255)</w:t>
            </w:r>
          </w:p>
        </w:tc>
        <w:tc>
          <w:tcPr>
            <w:tcW w:w="0" w:type="auto"/>
            <w:tcBorders>
              <w:top w:val="nil"/>
              <w:left w:val="nil"/>
              <w:bottom w:val="nil"/>
              <w:right w:val="nil"/>
            </w:tcBorders>
            <w:shd w:val="clear" w:color="auto" w:fill="auto"/>
            <w:noWrap/>
            <w:vAlign w:val="center"/>
          </w:tcPr>
          <w:p w14:paraId="6248DE8E" w14:textId="77777777" w:rsidR="00765170" w:rsidRDefault="00765170">
            <w:pPr>
              <w:pStyle w:val="af9"/>
            </w:pPr>
          </w:p>
        </w:tc>
      </w:tr>
      <w:tr w:rsidR="00765170" w14:paraId="188577B5" w14:textId="77777777">
        <w:trPr>
          <w:trHeight w:hRule="exact" w:val="454"/>
          <w:jc w:val="center"/>
        </w:trPr>
        <w:tc>
          <w:tcPr>
            <w:tcW w:w="0" w:type="auto"/>
            <w:tcBorders>
              <w:top w:val="nil"/>
              <w:left w:val="nil"/>
              <w:bottom w:val="nil"/>
              <w:right w:val="nil"/>
            </w:tcBorders>
            <w:shd w:val="clear" w:color="auto" w:fill="auto"/>
            <w:noWrap/>
            <w:vAlign w:val="center"/>
          </w:tcPr>
          <w:p w14:paraId="20F2AD5B" w14:textId="77777777" w:rsidR="00765170" w:rsidRDefault="00876367">
            <w:pPr>
              <w:pStyle w:val="af9"/>
            </w:pPr>
            <w:r>
              <w:t>car_order</w:t>
            </w:r>
          </w:p>
        </w:tc>
        <w:tc>
          <w:tcPr>
            <w:tcW w:w="0" w:type="auto"/>
            <w:tcBorders>
              <w:top w:val="nil"/>
              <w:left w:val="nil"/>
              <w:bottom w:val="nil"/>
              <w:right w:val="nil"/>
            </w:tcBorders>
            <w:shd w:val="clear" w:color="auto" w:fill="auto"/>
            <w:noWrap/>
            <w:vAlign w:val="center"/>
          </w:tcPr>
          <w:p w14:paraId="18F1524E" w14:textId="77777777" w:rsidR="00765170" w:rsidRDefault="00876367">
            <w:pPr>
              <w:pStyle w:val="af9"/>
            </w:pPr>
            <w:r>
              <w:t>sell_id</w:t>
            </w:r>
          </w:p>
        </w:tc>
        <w:tc>
          <w:tcPr>
            <w:tcW w:w="0" w:type="auto"/>
            <w:tcBorders>
              <w:top w:val="nil"/>
              <w:left w:val="nil"/>
              <w:bottom w:val="nil"/>
              <w:right w:val="nil"/>
            </w:tcBorders>
            <w:shd w:val="clear" w:color="auto" w:fill="auto"/>
            <w:noWrap/>
            <w:vAlign w:val="center"/>
          </w:tcPr>
          <w:p w14:paraId="7CEF306E" w14:textId="77777777" w:rsidR="00765170" w:rsidRDefault="00876367">
            <w:pPr>
              <w:pStyle w:val="af9"/>
            </w:pPr>
            <w:r>
              <w:t>卖家</w:t>
            </w:r>
            <w:r>
              <w:t>id</w:t>
            </w:r>
          </w:p>
        </w:tc>
        <w:tc>
          <w:tcPr>
            <w:tcW w:w="0" w:type="auto"/>
            <w:tcBorders>
              <w:top w:val="nil"/>
              <w:left w:val="nil"/>
              <w:bottom w:val="nil"/>
              <w:right w:val="nil"/>
            </w:tcBorders>
            <w:shd w:val="clear" w:color="auto" w:fill="auto"/>
            <w:noWrap/>
            <w:vAlign w:val="center"/>
          </w:tcPr>
          <w:p w14:paraId="7F21F1B4" w14:textId="77777777" w:rsidR="00765170" w:rsidRDefault="00876367">
            <w:pPr>
              <w:pStyle w:val="af9"/>
            </w:pPr>
            <w:r>
              <w:t>int(11)</w:t>
            </w:r>
          </w:p>
        </w:tc>
        <w:tc>
          <w:tcPr>
            <w:tcW w:w="0" w:type="auto"/>
            <w:tcBorders>
              <w:top w:val="nil"/>
              <w:left w:val="nil"/>
              <w:bottom w:val="nil"/>
              <w:right w:val="nil"/>
            </w:tcBorders>
            <w:shd w:val="clear" w:color="auto" w:fill="auto"/>
            <w:noWrap/>
            <w:vAlign w:val="center"/>
          </w:tcPr>
          <w:p w14:paraId="54428F6F" w14:textId="77777777" w:rsidR="00765170" w:rsidRDefault="00765170">
            <w:pPr>
              <w:pStyle w:val="af9"/>
            </w:pPr>
          </w:p>
        </w:tc>
      </w:tr>
      <w:tr w:rsidR="00765170" w14:paraId="5FC968BC" w14:textId="77777777">
        <w:trPr>
          <w:trHeight w:hRule="exact" w:val="454"/>
          <w:jc w:val="center"/>
        </w:trPr>
        <w:tc>
          <w:tcPr>
            <w:tcW w:w="0" w:type="auto"/>
            <w:tcBorders>
              <w:top w:val="nil"/>
              <w:left w:val="nil"/>
              <w:bottom w:val="single" w:sz="12" w:space="0" w:color="auto"/>
              <w:right w:val="nil"/>
            </w:tcBorders>
            <w:shd w:val="clear" w:color="auto" w:fill="auto"/>
            <w:noWrap/>
            <w:vAlign w:val="center"/>
          </w:tcPr>
          <w:p w14:paraId="534E2130" w14:textId="77777777" w:rsidR="00765170" w:rsidRDefault="00876367">
            <w:pPr>
              <w:pStyle w:val="af9"/>
            </w:pPr>
            <w:r>
              <w:t>car_order</w:t>
            </w:r>
          </w:p>
        </w:tc>
        <w:tc>
          <w:tcPr>
            <w:tcW w:w="0" w:type="auto"/>
            <w:tcBorders>
              <w:top w:val="nil"/>
              <w:left w:val="nil"/>
              <w:bottom w:val="single" w:sz="12" w:space="0" w:color="auto"/>
              <w:right w:val="nil"/>
            </w:tcBorders>
            <w:shd w:val="clear" w:color="auto" w:fill="auto"/>
            <w:noWrap/>
            <w:vAlign w:val="center"/>
          </w:tcPr>
          <w:p w14:paraId="775BFE62" w14:textId="77777777" w:rsidR="00765170" w:rsidRDefault="00876367">
            <w:pPr>
              <w:pStyle w:val="af9"/>
            </w:pPr>
            <w:r>
              <w:t>sellprice</w:t>
            </w:r>
          </w:p>
        </w:tc>
        <w:tc>
          <w:tcPr>
            <w:tcW w:w="0" w:type="auto"/>
            <w:tcBorders>
              <w:top w:val="nil"/>
              <w:left w:val="nil"/>
              <w:bottom w:val="single" w:sz="12" w:space="0" w:color="auto"/>
              <w:right w:val="nil"/>
            </w:tcBorders>
            <w:shd w:val="clear" w:color="auto" w:fill="auto"/>
            <w:noWrap/>
            <w:vAlign w:val="center"/>
          </w:tcPr>
          <w:p w14:paraId="1F3AEE8A" w14:textId="77777777" w:rsidR="00765170" w:rsidRDefault="00876367">
            <w:pPr>
              <w:pStyle w:val="af9"/>
            </w:pPr>
            <w:r>
              <w:t>交易额</w:t>
            </w:r>
          </w:p>
        </w:tc>
        <w:tc>
          <w:tcPr>
            <w:tcW w:w="0" w:type="auto"/>
            <w:tcBorders>
              <w:top w:val="nil"/>
              <w:left w:val="nil"/>
              <w:bottom w:val="single" w:sz="12" w:space="0" w:color="auto"/>
              <w:right w:val="nil"/>
            </w:tcBorders>
            <w:shd w:val="clear" w:color="auto" w:fill="auto"/>
            <w:noWrap/>
            <w:vAlign w:val="center"/>
          </w:tcPr>
          <w:p w14:paraId="32DDDE34" w14:textId="77777777" w:rsidR="00765170" w:rsidRDefault="00876367">
            <w:pPr>
              <w:pStyle w:val="af9"/>
            </w:pPr>
            <w:r>
              <w:t>int(10)</w:t>
            </w:r>
          </w:p>
        </w:tc>
        <w:tc>
          <w:tcPr>
            <w:tcW w:w="0" w:type="auto"/>
            <w:tcBorders>
              <w:top w:val="nil"/>
              <w:left w:val="nil"/>
              <w:bottom w:val="single" w:sz="12" w:space="0" w:color="auto"/>
              <w:right w:val="nil"/>
            </w:tcBorders>
            <w:shd w:val="clear" w:color="auto" w:fill="auto"/>
            <w:noWrap/>
            <w:vAlign w:val="center"/>
          </w:tcPr>
          <w:p w14:paraId="04A241F8" w14:textId="77777777" w:rsidR="00765170" w:rsidRDefault="00765170">
            <w:pPr>
              <w:pStyle w:val="af9"/>
            </w:pPr>
          </w:p>
        </w:tc>
      </w:tr>
    </w:tbl>
    <w:p w14:paraId="4CC3E37D" w14:textId="77777777" w:rsidR="00765170" w:rsidRDefault="00765170">
      <w:pPr>
        <w:pStyle w:val="af1"/>
        <w:ind w:firstLineChars="0" w:firstLine="0"/>
      </w:pPr>
    </w:p>
    <w:p w14:paraId="11FB2188" w14:textId="77777777" w:rsidR="00765170" w:rsidRDefault="00876367">
      <w:pPr>
        <w:pStyle w:val="af3"/>
      </w:pPr>
      <w:r>
        <w:rPr>
          <w:rFonts w:hint="eastAsia"/>
        </w:rPr>
        <w:t>（</w:t>
      </w:r>
      <w:r>
        <w:rPr>
          <w:rFonts w:hint="eastAsia"/>
        </w:rPr>
        <w:t>6</w:t>
      </w:r>
      <w:r>
        <w:rPr>
          <w:rFonts w:hint="eastAsia"/>
        </w:rPr>
        <w:t>）</w:t>
      </w:r>
      <w:r>
        <w:rPr>
          <w:rFonts w:hint="eastAsia"/>
        </w:rPr>
        <w:t xml:space="preserve"> </w:t>
      </w:r>
      <w:r>
        <w:rPr>
          <w:rFonts w:hint="eastAsia"/>
        </w:rPr>
        <w:t>聊天记录表</w:t>
      </w:r>
    </w:p>
    <w:p w14:paraId="6A422031" w14:textId="77777777" w:rsidR="00765170" w:rsidRDefault="00876367">
      <w:pPr>
        <w:pStyle w:val="af1"/>
      </w:pPr>
      <w:r>
        <w:rPr>
          <w:rFonts w:hint="eastAsia"/>
        </w:rPr>
        <w:t>聊天记录表信息：聊天记录表</w:t>
      </w:r>
      <w:r>
        <w:rPr>
          <w:rFonts w:hint="eastAsia"/>
        </w:rPr>
        <w:t>id</w:t>
      </w:r>
      <w:r>
        <w:rPr>
          <w:rFonts w:hint="eastAsia"/>
        </w:rPr>
        <w:t>，发送方用户</w:t>
      </w:r>
      <w:r>
        <w:rPr>
          <w:rFonts w:hint="eastAsia"/>
        </w:rPr>
        <w:t>id</w:t>
      </w:r>
      <w:r>
        <w:rPr>
          <w:rFonts w:hint="eastAsia"/>
        </w:rPr>
        <w:t>，接收方用户</w:t>
      </w:r>
      <w:r>
        <w:rPr>
          <w:rFonts w:hint="eastAsia"/>
        </w:rPr>
        <w:t>Id,</w:t>
      </w:r>
      <w:r>
        <w:rPr>
          <w:rFonts w:hint="eastAsia"/>
        </w:rPr>
        <w:t>接收方是否已读消息（</w:t>
      </w:r>
      <w:r>
        <w:rPr>
          <w:rFonts w:hint="eastAsia"/>
        </w:rPr>
        <w:t>0</w:t>
      </w:r>
      <w:r>
        <w:rPr>
          <w:rFonts w:hint="eastAsia"/>
        </w:rPr>
        <w:t>为</w:t>
      </w:r>
      <w:r>
        <w:rPr>
          <w:rFonts w:hint="eastAsia"/>
        </w:rPr>
        <w:t>false</w:t>
      </w:r>
      <w:r>
        <w:rPr>
          <w:rFonts w:hint="eastAsia"/>
        </w:rPr>
        <w:t>，</w:t>
      </w:r>
      <w:r>
        <w:rPr>
          <w:rFonts w:hint="eastAsia"/>
        </w:rPr>
        <w:t>1</w:t>
      </w:r>
      <w:r>
        <w:rPr>
          <w:rFonts w:hint="eastAsia"/>
        </w:rPr>
        <w:t>位</w:t>
      </w:r>
      <w:r>
        <w:rPr>
          <w:rFonts w:hint="eastAsia"/>
        </w:rPr>
        <w:t>true</w:t>
      </w:r>
      <w:r>
        <w:rPr>
          <w:rFonts w:hint="eastAsia"/>
        </w:rPr>
        <w:t>），消息内容</w:t>
      </w:r>
    </w:p>
    <w:p w14:paraId="05D9E413" w14:textId="77777777" w:rsidR="00765170" w:rsidRDefault="00765170">
      <w:pPr>
        <w:pStyle w:val="af1"/>
      </w:pPr>
    </w:p>
    <w:p w14:paraId="130F7270" w14:textId="77777777" w:rsidR="00765170" w:rsidRDefault="00876367">
      <w:r>
        <w:rPr>
          <w:rFonts w:hint="eastAsia"/>
        </w:rPr>
        <w:br w:type="page"/>
      </w:r>
    </w:p>
    <w:p w14:paraId="52A5FBBE" w14:textId="77777777" w:rsidR="00765170" w:rsidRDefault="00876367">
      <w:pPr>
        <w:pStyle w:val="af5"/>
        <w:spacing w:after="312"/>
      </w:pPr>
      <w:r>
        <w:rPr>
          <w:rFonts w:hint="eastAsia"/>
        </w:rPr>
        <w:lastRenderedPageBreak/>
        <w:t>表</w:t>
      </w:r>
      <w:r>
        <w:rPr>
          <w:rFonts w:hint="eastAsia"/>
        </w:rPr>
        <w:t xml:space="preserve">3.6 </w:t>
      </w:r>
      <w:r>
        <w:rPr>
          <w:rFonts w:hint="eastAsia"/>
        </w:rPr>
        <w:t>聊天记录表</w:t>
      </w:r>
    </w:p>
    <w:tbl>
      <w:tblPr>
        <w:tblW w:w="0" w:type="auto"/>
        <w:jc w:val="center"/>
        <w:tblLayout w:type="fixed"/>
        <w:tblLook w:val="04A0" w:firstRow="1" w:lastRow="0" w:firstColumn="1" w:lastColumn="0" w:noHBand="0" w:noVBand="1"/>
      </w:tblPr>
      <w:tblGrid>
        <w:gridCol w:w="960"/>
        <w:gridCol w:w="1272"/>
        <w:gridCol w:w="2206"/>
        <w:gridCol w:w="1965"/>
        <w:gridCol w:w="928"/>
      </w:tblGrid>
      <w:tr w:rsidR="00765170" w14:paraId="0C35AEB4" w14:textId="77777777">
        <w:trPr>
          <w:trHeight w:hRule="exact" w:val="454"/>
          <w:jc w:val="center"/>
        </w:trPr>
        <w:tc>
          <w:tcPr>
            <w:tcW w:w="960" w:type="dxa"/>
            <w:tcBorders>
              <w:top w:val="single" w:sz="12" w:space="0" w:color="auto"/>
              <w:left w:val="nil"/>
              <w:bottom w:val="single" w:sz="8" w:space="0" w:color="auto"/>
              <w:right w:val="nil"/>
            </w:tcBorders>
            <w:shd w:val="clear" w:color="auto" w:fill="auto"/>
            <w:noWrap/>
            <w:vAlign w:val="center"/>
          </w:tcPr>
          <w:p w14:paraId="44B785AF" w14:textId="77777777" w:rsidR="00765170" w:rsidRDefault="00876367">
            <w:pPr>
              <w:pStyle w:val="af9"/>
            </w:pPr>
            <w:r>
              <w:t>表名</w:t>
            </w:r>
          </w:p>
        </w:tc>
        <w:tc>
          <w:tcPr>
            <w:tcW w:w="1272" w:type="dxa"/>
            <w:tcBorders>
              <w:top w:val="single" w:sz="12" w:space="0" w:color="auto"/>
              <w:left w:val="nil"/>
              <w:bottom w:val="single" w:sz="8" w:space="0" w:color="auto"/>
              <w:right w:val="nil"/>
            </w:tcBorders>
            <w:shd w:val="clear" w:color="auto" w:fill="auto"/>
            <w:noWrap/>
            <w:vAlign w:val="center"/>
          </w:tcPr>
          <w:p w14:paraId="4F90665C" w14:textId="77777777" w:rsidR="00765170" w:rsidRDefault="00876367">
            <w:pPr>
              <w:pStyle w:val="af9"/>
            </w:pPr>
            <w:r>
              <w:rPr>
                <w:rFonts w:hint="eastAsia"/>
              </w:rPr>
              <w:t>字段</w:t>
            </w:r>
          </w:p>
        </w:tc>
        <w:tc>
          <w:tcPr>
            <w:tcW w:w="2206" w:type="dxa"/>
            <w:tcBorders>
              <w:top w:val="single" w:sz="12" w:space="0" w:color="auto"/>
              <w:left w:val="nil"/>
              <w:bottom w:val="single" w:sz="8" w:space="0" w:color="auto"/>
              <w:right w:val="nil"/>
            </w:tcBorders>
            <w:shd w:val="clear" w:color="auto" w:fill="auto"/>
            <w:noWrap/>
            <w:vAlign w:val="center"/>
          </w:tcPr>
          <w:p w14:paraId="71B3C4D1" w14:textId="77777777" w:rsidR="00765170" w:rsidRDefault="00876367">
            <w:pPr>
              <w:pStyle w:val="af9"/>
            </w:pPr>
            <w:r>
              <w:t>名称</w:t>
            </w:r>
          </w:p>
        </w:tc>
        <w:tc>
          <w:tcPr>
            <w:tcW w:w="1965" w:type="dxa"/>
            <w:tcBorders>
              <w:top w:val="single" w:sz="12" w:space="0" w:color="auto"/>
              <w:left w:val="nil"/>
              <w:bottom w:val="single" w:sz="8" w:space="0" w:color="auto"/>
              <w:right w:val="nil"/>
            </w:tcBorders>
            <w:shd w:val="clear" w:color="auto" w:fill="auto"/>
            <w:noWrap/>
            <w:vAlign w:val="center"/>
          </w:tcPr>
          <w:p w14:paraId="18926743" w14:textId="77777777" w:rsidR="00765170" w:rsidRDefault="00876367">
            <w:pPr>
              <w:pStyle w:val="af9"/>
            </w:pPr>
            <w:r>
              <w:t>数据类型</w:t>
            </w:r>
          </w:p>
        </w:tc>
        <w:tc>
          <w:tcPr>
            <w:tcW w:w="928" w:type="dxa"/>
            <w:tcBorders>
              <w:top w:val="single" w:sz="12" w:space="0" w:color="auto"/>
              <w:left w:val="nil"/>
              <w:bottom w:val="single" w:sz="8" w:space="0" w:color="auto"/>
              <w:right w:val="nil"/>
            </w:tcBorders>
            <w:shd w:val="clear" w:color="auto" w:fill="auto"/>
            <w:noWrap/>
            <w:vAlign w:val="center"/>
          </w:tcPr>
          <w:p w14:paraId="43902704" w14:textId="77777777" w:rsidR="00765170" w:rsidRDefault="00876367">
            <w:pPr>
              <w:pStyle w:val="af9"/>
            </w:pPr>
            <w:r>
              <w:t>主键</w:t>
            </w:r>
          </w:p>
        </w:tc>
      </w:tr>
      <w:tr w:rsidR="00765170" w14:paraId="77D4CBD4" w14:textId="77777777">
        <w:trPr>
          <w:trHeight w:hRule="exact" w:val="454"/>
          <w:jc w:val="center"/>
        </w:trPr>
        <w:tc>
          <w:tcPr>
            <w:tcW w:w="960" w:type="dxa"/>
            <w:tcBorders>
              <w:top w:val="single" w:sz="8" w:space="0" w:color="auto"/>
              <w:left w:val="nil"/>
              <w:bottom w:val="nil"/>
              <w:right w:val="nil"/>
            </w:tcBorders>
            <w:shd w:val="clear" w:color="auto" w:fill="auto"/>
            <w:noWrap/>
            <w:vAlign w:val="center"/>
          </w:tcPr>
          <w:p w14:paraId="027BF89A" w14:textId="77777777" w:rsidR="00765170" w:rsidRDefault="00876367">
            <w:pPr>
              <w:pStyle w:val="af9"/>
            </w:pPr>
            <w:r>
              <w:t>chatlist</w:t>
            </w:r>
          </w:p>
        </w:tc>
        <w:tc>
          <w:tcPr>
            <w:tcW w:w="1272" w:type="dxa"/>
            <w:tcBorders>
              <w:top w:val="single" w:sz="8" w:space="0" w:color="auto"/>
              <w:left w:val="nil"/>
              <w:bottom w:val="nil"/>
              <w:right w:val="nil"/>
            </w:tcBorders>
            <w:shd w:val="clear" w:color="auto" w:fill="auto"/>
            <w:noWrap/>
            <w:vAlign w:val="center"/>
          </w:tcPr>
          <w:p w14:paraId="68FCCAD0" w14:textId="77777777" w:rsidR="00765170" w:rsidRDefault="00876367">
            <w:pPr>
              <w:pStyle w:val="af9"/>
            </w:pPr>
            <w:r>
              <w:t>id</w:t>
            </w:r>
          </w:p>
        </w:tc>
        <w:tc>
          <w:tcPr>
            <w:tcW w:w="2206" w:type="dxa"/>
            <w:tcBorders>
              <w:top w:val="single" w:sz="8" w:space="0" w:color="auto"/>
              <w:left w:val="nil"/>
              <w:bottom w:val="nil"/>
              <w:right w:val="nil"/>
            </w:tcBorders>
            <w:shd w:val="clear" w:color="auto" w:fill="auto"/>
            <w:noWrap/>
            <w:vAlign w:val="center"/>
          </w:tcPr>
          <w:p w14:paraId="44FD8779" w14:textId="77777777" w:rsidR="00765170" w:rsidRDefault="00876367">
            <w:pPr>
              <w:pStyle w:val="af9"/>
            </w:pPr>
            <w:r>
              <w:t>聊天表</w:t>
            </w:r>
            <w:r>
              <w:t xml:space="preserve">id </w:t>
            </w:r>
          </w:p>
        </w:tc>
        <w:tc>
          <w:tcPr>
            <w:tcW w:w="1965" w:type="dxa"/>
            <w:tcBorders>
              <w:top w:val="single" w:sz="8" w:space="0" w:color="auto"/>
              <w:left w:val="nil"/>
              <w:bottom w:val="nil"/>
              <w:right w:val="nil"/>
            </w:tcBorders>
            <w:shd w:val="clear" w:color="auto" w:fill="auto"/>
            <w:noWrap/>
            <w:vAlign w:val="center"/>
          </w:tcPr>
          <w:p w14:paraId="4D430BBE" w14:textId="77777777" w:rsidR="00765170" w:rsidRDefault="00876367">
            <w:pPr>
              <w:pStyle w:val="af9"/>
            </w:pPr>
            <w:r>
              <w:t>int(11)</w:t>
            </w:r>
          </w:p>
        </w:tc>
        <w:tc>
          <w:tcPr>
            <w:tcW w:w="928" w:type="dxa"/>
            <w:tcBorders>
              <w:top w:val="single" w:sz="8" w:space="0" w:color="auto"/>
              <w:left w:val="nil"/>
              <w:bottom w:val="nil"/>
              <w:right w:val="nil"/>
            </w:tcBorders>
            <w:shd w:val="clear" w:color="auto" w:fill="auto"/>
            <w:noWrap/>
            <w:vAlign w:val="center"/>
          </w:tcPr>
          <w:p w14:paraId="2026493F" w14:textId="77777777" w:rsidR="00765170" w:rsidRDefault="00876367">
            <w:pPr>
              <w:pStyle w:val="af9"/>
            </w:pPr>
            <w:r>
              <w:t>PRI</w:t>
            </w:r>
          </w:p>
        </w:tc>
      </w:tr>
      <w:tr w:rsidR="00765170" w14:paraId="790F181D" w14:textId="77777777">
        <w:trPr>
          <w:trHeight w:hRule="exact" w:val="454"/>
          <w:jc w:val="center"/>
        </w:trPr>
        <w:tc>
          <w:tcPr>
            <w:tcW w:w="960" w:type="dxa"/>
            <w:tcBorders>
              <w:top w:val="nil"/>
              <w:left w:val="nil"/>
              <w:bottom w:val="nil"/>
              <w:right w:val="nil"/>
            </w:tcBorders>
            <w:shd w:val="clear" w:color="auto" w:fill="auto"/>
            <w:noWrap/>
            <w:vAlign w:val="center"/>
          </w:tcPr>
          <w:p w14:paraId="399C6AF8" w14:textId="77777777" w:rsidR="00765170" w:rsidRDefault="00876367">
            <w:pPr>
              <w:pStyle w:val="af9"/>
            </w:pPr>
            <w:r>
              <w:t>chatlist</w:t>
            </w:r>
          </w:p>
        </w:tc>
        <w:tc>
          <w:tcPr>
            <w:tcW w:w="1272" w:type="dxa"/>
            <w:tcBorders>
              <w:top w:val="nil"/>
              <w:left w:val="nil"/>
              <w:bottom w:val="nil"/>
              <w:right w:val="nil"/>
            </w:tcBorders>
            <w:shd w:val="clear" w:color="auto" w:fill="auto"/>
            <w:noWrap/>
            <w:vAlign w:val="center"/>
          </w:tcPr>
          <w:p w14:paraId="40C075C0" w14:textId="77777777" w:rsidR="00765170" w:rsidRDefault="00876367">
            <w:pPr>
              <w:pStyle w:val="af9"/>
            </w:pPr>
            <w:r>
              <w:t>from_userid</w:t>
            </w:r>
          </w:p>
        </w:tc>
        <w:tc>
          <w:tcPr>
            <w:tcW w:w="2206" w:type="dxa"/>
            <w:tcBorders>
              <w:top w:val="nil"/>
              <w:left w:val="nil"/>
              <w:bottom w:val="nil"/>
              <w:right w:val="nil"/>
            </w:tcBorders>
            <w:shd w:val="clear" w:color="auto" w:fill="auto"/>
            <w:noWrap/>
            <w:vAlign w:val="center"/>
          </w:tcPr>
          <w:p w14:paraId="32720F6E" w14:textId="77777777" w:rsidR="00765170" w:rsidRDefault="00876367">
            <w:pPr>
              <w:pStyle w:val="af9"/>
            </w:pPr>
            <w:r>
              <w:t>发送信息的用户</w:t>
            </w:r>
            <w:r>
              <w:t>id</w:t>
            </w:r>
          </w:p>
        </w:tc>
        <w:tc>
          <w:tcPr>
            <w:tcW w:w="1965" w:type="dxa"/>
            <w:tcBorders>
              <w:top w:val="nil"/>
              <w:left w:val="nil"/>
              <w:bottom w:val="nil"/>
              <w:right w:val="nil"/>
            </w:tcBorders>
            <w:shd w:val="clear" w:color="auto" w:fill="auto"/>
            <w:noWrap/>
            <w:vAlign w:val="center"/>
          </w:tcPr>
          <w:p w14:paraId="5CC6D024" w14:textId="77777777" w:rsidR="00765170" w:rsidRDefault="00876367">
            <w:pPr>
              <w:pStyle w:val="af9"/>
            </w:pPr>
            <w:r>
              <w:t>int(11)</w:t>
            </w:r>
          </w:p>
        </w:tc>
        <w:tc>
          <w:tcPr>
            <w:tcW w:w="928" w:type="dxa"/>
            <w:tcBorders>
              <w:top w:val="nil"/>
              <w:left w:val="nil"/>
              <w:bottom w:val="nil"/>
              <w:right w:val="nil"/>
            </w:tcBorders>
            <w:shd w:val="clear" w:color="auto" w:fill="auto"/>
            <w:noWrap/>
            <w:vAlign w:val="center"/>
          </w:tcPr>
          <w:p w14:paraId="522BE578" w14:textId="77777777" w:rsidR="00765170" w:rsidRDefault="00765170">
            <w:pPr>
              <w:pStyle w:val="af9"/>
            </w:pPr>
          </w:p>
        </w:tc>
      </w:tr>
      <w:tr w:rsidR="00765170" w14:paraId="03958C26" w14:textId="77777777">
        <w:trPr>
          <w:trHeight w:hRule="exact" w:val="454"/>
          <w:jc w:val="center"/>
        </w:trPr>
        <w:tc>
          <w:tcPr>
            <w:tcW w:w="960" w:type="dxa"/>
            <w:tcBorders>
              <w:top w:val="nil"/>
              <w:left w:val="nil"/>
              <w:bottom w:val="nil"/>
              <w:right w:val="nil"/>
            </w:tcBorders>
            <w:shd w:val="clear" w:color="auto" w:fill="auto"/>
            <w:noWrap/>
            <w:vAlign w:val="center"/>
          </w:tcPr>
          <w:p w14:paraId="531D0379" w14:textId="77777777" w:rsidR="00765170" w:rsidRDefault="00876367">
            <w:pPr>
              <w:pStyle w:val="af9"/>
            </w:pPr>
            <w:r>
              <w:t>chatlist</w:t>
            </w:r>
          </w:p>
        </w:tc>
        <w:tc>
          <w:tcPr>
            <w:tcW w:w="1272" w:type="dxa"/>
            <w:tcBorders>
              <w:top w:val="nil"/>
              <w:left w:val="nil"/>
              <w:bottom w:val="nil"/>
              <w:right w:val="nil"/>
            </w:tcBorders>
            <w:shd w:val="clear" w:color="auto" w:fill="auto"/>
            <w:noWrap/>
            <w:vAlign w:val="center"/>
          </w:tcPr>
          <w:p w14:paraId="1B1B2B60" w14:textId="77777777" w:rsidR="00765170" w:rsidRDefault="00876367">
            <w:pPr>
              <w:pStyle w:val="af9"/>
            </w:pPr>
            <w:r>
              <w:t>to_userid</w:t>
            </w:r>
          </w:p>
        </w:tc>
        <w:tc>
          <w:tcPr>
            <w:tcW w:w="2206" w:type="dxa"/>
            <w:tcBorders>
              <w:top w:val="nil"/>
              <w:left w:val="nil"/>
              <w:bottom w:val="nil"/>
              <w:right w:val="nil"/>
            </w:tcBorders>
            <w:shd w:val="clear" w:color="auto" w:fill="auto"/>
            <w:noWrap/>
            <w:vAlign w:val="center"/>
          </w:tcPr>
          <w:p w14:paraId="7C5BC35C" w14:textId="77777777" w:rsidR="00765170" w:rsidRDefault="00876367">
            <w:pPr>
              <w:pStyle w:val="af9"/>
            </w:pPr>
            <w:r>
              <w:t>接收信息的用户</w:t>
            </w:r>
            <w:r>
              <w:t>id</w:t>
            </w:r>
          </w:p>
        </w:tc>
        <w:tc>
          <w:tcPr>
            <w:tcW w:w="1965" w:type="dxa"/>
            <w:tcBorders>
              <w:top w:val="nil"/>
              <w:left w:val="nil"/>
              <w:bottom w:val="nil"/>
              <w:right w:val="nil"/>
            </w:tcBorders>
            <w:shd w:val="clear" w:color="auto" w:fill="auto"/>
            <w:noWrap/>
            <w:vAlign w:val="center"/>
          </w:tcPr>
          <w:p w14:paraId="6762972E" w14:textId="77777777" w:rsidR="00765170" w:rsidRDefault="00876367">
            <w:pPr>
              <w:pStyle w:val="af9"/>
            </w:pPr>
            <w:r>
              <w:t>int(11)</w:t>
            </w:r>
          </w:p>
        </w:tc>
        <w:tc>
          <w:tcPr>
            <w:tcW w:w="928" w:type="dxa"/>
            <w:tcBorders>
              <w:top w:val="nil"/>
              <w:left w:val="nil"/>
              <w:bottom w:val="nil"/>
              <w:right w:val="nil"/>
            </w:tcBorders>
            <w:shd w:val="clear" w:color="auto" w:fill="auto"/>
            <w:noWrap/>
            <w:vAlign w:val="center"/>
          </w:tcPr>
          <w:p w14:paraId="4C4EBC2B" w14:textId="77777777" w:rsidR="00765170" w:rsidRDefault="00765170">
            <w:pPr>
              <w:pStyle w:val="af9"/>
            </w:pPr>
          </w:p>
        </w:tc>
      </w:tr>
      <w:tr w:rsidR="00765170" w14:paraId="2F8F5B73" w14:textId="77777777">
        <w:trPr>
          <w:trHeight w:hRule="exact" w:val="454"/>
          <w:jc w:val="center"/>
        </w:trPr>
        <w:tc>
          <w:tcPr>
            <w:tcW w:w="960" w:type="dxa"/>
            <w:tcBorders>
              <w:top w:val="nil"/>
              <w:left w:val="nil"/>
              <w:bottom w:val="nil"/>
              <w:right w:val="nil"/>
            </w:tcBorders>
            <w:shd w:val="clear" w:color="auto" w:fill="auto"/>
            <w:noWrap/>
            <w:vAlign w:val="center"/>
          </w:tcPr>
          <w:p w14:paraId="1B2E4F12" w14:textId="77777777" w:rsidR="00765170" w:rsidRDefault="00876367">
            <w:pPr>
              <w:pStyle w:val="af9"/>
            </w:pPr>
            <w:r>
              <w:t>chatlist</w:t>
            </w:r>
          </w:p>
        </w:tc>
        <w:tc>
          <w:tcPr>
            <w:tcW w:w="1272" w:type="dxa"/>
            <w:tcBorders>
              <w:top w:val="nil"/>
              <w:left w:val="nil"/>
              <w:bottom w:val="nil"/>
              <w:right w:val="nil"/>
            </w:tcBorders>
            <w:shd w:val="clear" w:color="auto" w:fill="auto"/>
            <w:noWrap/>
            <w:vAlign w:val="center"/>
          </w:tcPr>
          <w:p w14:paraId="5A9C2108" w14:textId="77777777" w:rsidR="00765170" w:rsidRDefault="00876367">
            <w:pPr>
              <w:pStyle w:val="af9"/>
            </w:pPr>
            <w:r>
              <w:t>readed</w:t>
            </w:r>
          </w:p>
        </w:tc>
        <w:tc>
          <w:tcPr>
            <w:tcW w:w="2206" w:type="dxa"/>
            <w:tcBorders>
              <w:top w:val="nil"/>
              <w:left w:val="nil"/>
              <w:bottom w:val="nil"/>
              <w:right w:val="nil"/>
            </w:tcBorders>
            <w:shd w:val="clear" w:color="auto" w:fill="auto"/>
            <w:noWrap/>
            <w:vAlign w:val="center"/>
          </w:tcPr>
          <w:p w14:paraId="32AC124A" w14:textId="77777777" w:rsidR="00765170" w:rsidRDefault="00876367">
            <w:pPr>
              <w:pStyle w:val="af9"/>
            </w:pPr>
            <w:r>
              <w:t>to</w:t>
            </w:r>
            <w:r>
              <w:t>方是否已读信息</w:t>
            </w:r>
          </w:p>
        </w:tc>
        <w:tc>
          <w:tcPr>
            <w:tcW w:w="1965" w:type="dxa"/>
            <w:tcBorders>
              <w:top w:val="nil"/>
              <w:left w:val="nil"/>
              <w:bottom w:val="nil"/>
              <w:right w:val="nil"/>
            </w:tcBorders>
            <w:shd w:val="clear" w:color="auto" w:fill="auto"/>
            <w:noWrap/>
            <w:vAlign w:val="center"/>
          </w:tcPr>
          <w:p w14:paraId="0E466752" w14:textId="77777777" w:rsidR="00765170" w:rsidRDefault="00876367">
            <w:pPr>
              <w:pStyle w:val="af9"/>
            </w:pPr>
            <w:r>
              <w:t>int(11)</w:t>
            </w:r>
          </w:p>
        </w:tc>
        <w:tc>
          <w:tcPr>
            <w:tcW w:w="928" w:type="dxa"/>
            <w:tcBorders>
              <w:top w:val="nil"/>
              <w:left w:val="nil"/>
              <w:bottom w:val="nil"/>
              <w:right w:val="nil"/>
            </w:tcBorders>
            <w:shd w:val="clear" w:color="auto" w:fill="auto"/>
            <w:noWrap/>
            <w:vAlign w:val="center"/>
          </w:tcPr>
          <w:p w14:paraId="3DF65E60" w14:textId="77777777" w:rsidR="00765170" w:rsidRDefault="00765170">
            <w:pPr>
              <w:pStyle w:val="af9"/>
            </w:pPr>
          </w:p>
        </w:tc>
      </w:tr>
      <w:tr w:rsidR="00765170" w14:paraId="3987D6F9" w14:textId="77777777">
        <w:trPr>
          <w:trHeight w:hRule="exact" w:val="454"/>
          <w:jc w:val="center"/>
        </w:trPr>
        <w:tc>
          <w:tcPr>
            <w:tcW w:w="960" w:type="dxa"/>
            <w:tcBorders>
              <w:top w:val="nil"/>
              <w:left w:val="nil"/>
              <w:bottom w:val="single" w:sz="12" w:space="0" w:color="auto"/>
              <w:right w:val="nil"/>
            </w:tcBorders>
            <w:shd w:val="clear" w:color="auto" w:fill="auto"/>
            <w:noWrap/>
            <w:vAlign w:val="center"/>
          </w:tcPr>
          <w:p w14:paraId="29B404B3" w14:textId="77777777" w:rsidR="00765170" w:rsidRDefault="00876367">
            <w:pPr>
              <w:pStyle w:val="af9"/>
            </w:pPr>
            <w:r>
              <w:t>chatlist</w:t>
            </w:r>
          </w:p>
        </w:tc>
        <w:tc>
          <w:tcPr>
            <w:tcW w:w="1272" w:type="dxa"/>
            <w:tcBorders>
              <w:top w:val="nil"/>
              <w:left w:val="nil"/>
              <w:bottom w:val="single" w:sz="12" w:space="0" w:color="auto"/>
              <w:right w:val="nil"/>
            </w:tcBorders>
            <w:shd w:val="clear" w:color="auto" w:fill="auto"/>
            <w:noWrap/>
            <w:vAlign w:val="center"/>
          </w:tcPr>
          <w:p w14:paraId="7A250A29" w14:textId="77777777" w:rsidR="00765170" w:rsidRDefault="00876367">
            <w:pPr>
              <w:pStyle w:val="af9"/>
            </w:pPr>
            <w:r>
              <w:t>content</w:t>
            </w:r>
          </w:p>
        </w:tc>
        <w:tc>
          <w:tcPr>
            <w:tcW w:w="2206" w:type="dxa"/>
            <w:tcBorders>
              <w:top w:val="nil"/>
              <w:left w:val="nil"/>
              <w:bottom w:val="single" w:sz="12" w:space="0" w:color="auto"/>
              <w:right w:val="nil"/>
            </w:tcBorders>
            <w:shd w:val="clear" w:color="auto" w:fill="auto"/>
            <w:noWrap/>
            <w:vAlign w:val="center"/>
          </w:tcPr>
          <w:p w14:paraId="7A03BD81" w14:textId="77777777" w:rsidR="00765170" w:rsidRDefault="00876367">
            <w:pPr>
              <w:pStyle w:val="af9"/>
            </w:pPr>
            <w:r>
              <w:t>评论内容</w:t>
            </w:r>
          </w:p>
        </w:tc>
        <w:tc>
          <w:tcPr>
            <w:tcW w:w="1965" w:type="dxa"/>
            <w:tcBorders>
              <w:top w:val="nil"/>
              <w:left w:val="nil"/>
              <w:bottom w:val="single" w:sz="12" w:space="0" w:color="auto"/>
              <w:right w:val="nil"/>
            </w:tcBorders>
            <w:shd w:val="clear" w:color="auto" w:fill="auto"/>
            <w:noWrap/>
            <w:vAlign w:val="center"/>
          </w:tcPr>
          <w:p w14:paraId="7C89EC61" w14:textId="77777777" w:rsidR="00765170" w:rsidRDefault="00876367">
            <w:pPr>
              <w:pStyle w:val="af9"/>
            </w:pPr>
            <w:r>
              <w:t>text</w:t>
            </w:r>
          </w:p>
        </w:tc>
        <w:tc>
          <w:tcPr>
            <w:tcW w:w="928" w:type="dxa"/>
            <w:tcBorders>
              <w:top w:val="nil"/>
              <w:left w:val="nil"/>
              <w:bottom w:val="single" w:sz="12" w:space="0" w:color="auto"/>
              <w:right w:val="nil"/>
            </w:tcBorders>
            <w:shd w:val="clear" w:color="auto" w:fill="auto"/>
            <w:noWrap/>
            <w:vAlign w:val="center"/>
          </w:tcPr>
          <w:p w14:paraId="523E4271" w14:textId="77777777" w:rsidR="00765170" w:rsidRDefault="00765170">
            <w:pPr>
              <w:pStyle w:val="af9"/>
            </w:pPr>
          </w:p>
        </w:tc>
      </w:tr>
    </w:tbl>
    <w:p w14:paraId="2B4ED3D8" w14:textId="77777777" w:rsidR="00765170" w:rsidRDefault="00765170">
      <w:pPr>
        <w:pStyle w:val="af1"/>
      </w:pPr>
    </w:p>
    <w:p w14:paraId="0A21C097" w14:textId="77777777" w:rsidR="00765170" w:rsidRDefault="00876367">
      <w:pPr>
        <w:pStyle w:val="af3"/>
      </w:pPr>
      <w:r>
        <w:rPr>
          <w:rFonts w:hint="eastAsia"/>
        </w:rPr>
        <w:t>（</w:t>
      </w:r>
      <w:r>
        <w:rPr>
          <w:rFonts w:hint="eastAsia"/>
        </w:rPr>
        <w:t>7</w:t>
      </w:r>
      <w:r>
        <w:rPr>
          <w:rFonts w:hint="eastAsia"/>
        </w:rPr>
        <w:t>）</w:t>
      </w:r>
      <w:r>
        <w:rPr>
          <w:rFonts w:hint="eastAsia"/>
        </w:rPr>
        <w:t xml:space="preserve"> </w:t>
      </w:r>
      <w:r>
        <w:rPr>
          <w:rFonts w:hint="eastAsia"/>
        </w:rPr>
        <w:t>车友会分类表</w:t>
      </w:r>
    </w:p>
    <w:p w14:paraId="4BE62065" w14:textId="77777777" w:rsidR="00765170" w:rsidRDefault="00876367">
      <w:pPr>
        <w:pStyle w:val="af1"/>
      </w:pPr>
      <w:r>
        <w:rPr>
          <w:rFonts w:hint="eastAsia"/>
        </w:rPr>
        <w:t>车友会分类表：车友会表</w:t>
      </w:r>
      <w:r>
        <w:rPr>
          <w:rFonts w:hint="eastAsia"/>
        </w:rPr>
        <w:t>id</w:t>
      </w:r>
      <w:r>
        <w:rPr>
          <w:rFonts w:hint="eastAsia"/>
        </w:rPr>
        <w:t>，所属品牌</w:t>
      </w:r>
      <w:r>
        <w:rPr>
          <w:rFonts w:hint="eastAsia"/>
        </w:rPr>
        <w:t>id</w:t>
      </w:r>
    </w:p>
    <w:p w14:paraId="56759DBA" w14:textId="77777777" w:rsidR="00765170" w:rsidRDefault="00765170">
      <w:pPr>
        <w:pStyle w:val="af1"/>
      </w:pPr>
    </w:p>
    <w:p w14:paraId="7930DD01" w14:textId="77777777" w:rsidR="00765170" w:rsidRDefault="00876367">
      <w:pPr>
        <w:pStyle w:val="af5"/>
        <w:spacing w:after="312"/>
      </w:pPr>
      <w:r>
        <w:rPr>
          <w:rFonts w:hint="eastAsia"/>
        </w:rPr>
        <w:t>表</w:t>
      </w:r>
      <w:r>
        <w:rPr>
          <w:rFonts w:hint="eastAsia"/>
        </w:rPr>
        <w:t xml:space="preserve">3.7 </w:t>
      </w:r>
      <w:r>
        <w:rPr>
          <w:rFonts w:hint="eastAsia"/>
        </w:rPr>
        <w:t>车友会分类表</w:t>
      </w:r>
    </w:p>
    <w:tbl>
      <w:tblPr>
        <w:tblW w:w="0" w:type="auto"/>
        <w:jc w:val="center"/>
        <w:tblLayout w:type="fixed"/>
        <w:tblLook w:val="04A0" w:firstRow="1" w:lastRow="0" w:firstColumn="1" w:lastColumn="0" w:noHBand="0" w:noVBand="1"/>
      </w:tblPr>
      <w:tblGrid>
        <w:gridCol w:w="960"/>
        <w:gridCol w:w="960"/>
        <w:gridCol w:w="1222"/>
        <w:gridCol w:w="1084"/>
        <w:gridCol w:w="836"/>
      </w:tblGrid>
      <w:tr w:rsidR="00765170" w14:paraId="0238DEDA" w14:textId="77777777">
        <w:trPr>
          <w:trHeight w:hRule="exact" w:val="454"/>
          <w:jc w:val="center"/>
        </w:trPr>
        <w:tc>
          <w:tcPr>
            <w:tcW w:w="960" w:type="dxa"/>
            <w:tcBorders>
              <w:top w:val="single" w:sz="12" w:space="0" w:color="auto"/>
              <w:left w:val="nil"/>
              <w:bottom w:val="single" w:sz="8" w:space="0" w:color="auto"/>
              <w:right w:val="nil"/>
            </w:tcBorders>
            <w:shd w:val="clear" w:color="auto" w:fill="auto"/>
            <w:noWrap/>
            <w:vAlign w:val="center"/>
          </w:tcPr>
          <w:p w14:paraId="629B79E7"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表名</w:t>
            </w:r>
          </w:p>
        </w:tc>
        <w:tc>
          <w:tcPr>
            <w:tcW w:w="960" w:type="dxa"/>
            <w:tcBorders>
              <w:top w:val="single" w:sz="12" w:space="0" w:color="auto"/>
              <w:left w:val="nil"/>
              <w:bottom w:val="single" w:sz="8" w:space="0" w:color="auto"/>
              <w:right w:val="nil"/>
            </w:tcBorders>
            <w:shd w:val="clear" w:color="auto" w:fill="auto"/>
            <w:noWrap/>
            <w:vAlign w:val="center"/>
          </w:tcPr>
          <w:p w14:paraId="01A08D94" w14:textId="77777777" w:rsidR="00765170" w:rsidRDefault="00876367">
            <w:pPr>
              <w:widowControl/>
              <w:jc w:val="left"/>
              <w:textAlignment w:val="bottom"/>
              <w:rPr>
                <w:rFonts w:ascii="Arial" w:hAnsi="Arial" w:cs="Arial"/>
                <w:color w:val="000000"/>
                <w:sz w:val="20"/>
                <w:szCs w:val="20"/>
              </w:rPr>
            </w:pPr>
            <w:r>
              <w:rPr>
                <w:rFonts w:hint="eastAsia"/>
              </w:rPr>
              <w:t>字段</w:t>
            </w:r>
          </w:p>
        </w:tc>
        <w:tc>
          <w:tcPr>
            <w:tcW w:w="1222" w:type="dxa"/>
            <w:tcBorders>
              <w:top w:val="single" w:sz="12" w:space="0" w:color="auto"/>
              <w:left w:val="nil"/>
              <w:bottom w:val="single" w:sz="8" w:space="0" w:color="auto"/>
              <w:right w:val="nil"/>
            </w:tcBorders>
            <w:shd w:val="clear" w:color="auto" w:fill="auto"/>
            <w:noWrap/>
            <w:vAlign w:val="center"/>
          </w:tcPr>
          <w:p w14:paraId="07642782"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名称</w:t>
            </w:r>
          </w:p>
        </w:tc>
        <w:tc>
          <w:tcPr>
            <w:tcW w:w="1084" w:type="dxa"/>
            <w:tcBorders>
              <w:top w:val="single" w:sz="12" w:space="0" w:color="auto"/>
              <w:left w:val="nil"/>
              <w:bottom w:val="single" w:sz="8" w:space="0" w:color="auto"/>
              <w:right w:val="nil"/>
            </w:tcBorders>
            <w:shd w:val="clear" w:color="auto" w:fill="auto"/>
            <w:noWrap/>
            <w:vAlign w:val="center"/>
          </w:tcPr>
          <w:p w14:paraId="284C574F"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数据类型</w:t>
            </w:r>
          </w:p>
        </w:tc>
        <w:tc>
          <w:tcPr>
            <w:tcW w:w="836" w:type="dxa"/>
            <w:tcBorders>
              <w:top w:val="single" w:sz="12" w:space="0" w:color="auto"/>
              <w:left w:val="nil"/>
              <w:bottom w:val="single" w:sz="8" w:space="0" w:color="auto"/>
              <w:right w:val="nil"/>
            </w:tcBorders>
            <w:shd w:val="clear" w:color="auto" w:fill="auto"/>
            <w:noWrap/>
            <w:vAlign w:val="center"/>
          </w:tcPr>
          <w:p w14:paraId="13BE2FB5"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主键</w:t>
            </w:r>
          </w:p>
        </w:tc>
      </w:tr>
      <w:tr w:rsidR="00765170" w14:paraId="167A8AF2" w14:textId="77777777">
        <w:trPr>
          <w:trHeight w:hRule="exact" w:val="454"/>
          <w:jc w:val="center"/>
        </w:trPr>
        <w:tc>
          <w:tcPr>
            <w:tcW w:w="960" w:type="dxa"/>
            <w:tcBorders>
              <w:top w:val="single" w:sz="8" w:space="0" w:color="auto"/>
              <w:left w:val="nil"/>
              <w:bottom w:val="nil"/>
              <w:right w:val="nil"/>
            </w:tcBorders>
            <w:shd w:val="clear" w:color="auto" w:fill="auto"/>
            <w:noWrap/>
            <w:vAlign w:val="center"/>
          </w:tcPr>
          <w:p w14:paraId="5ACA13D8"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club</w:t>
            </w:r>
          </w:p>
        </w:tc>
        <w:tc>
          <w:tcPr>
            <w:tcW w:w="960" w:type="dxa"/>
            <w:tcBorders>
              <w:top w:val="single" w:sz="8" w:space="0" w:color="auto"/>
              <w:left w:val="nil"/>
              <w:bottom w:val="nil"/>
              <w:right w:val="nil"/>
            </w:tcBorders>
            <w:shd w:val="clear" w:color="auto" w:fill="auto"/>
            <w:noWrap/>
            <w:vAlign w:val="center"/>
          </w:tcPr>
          <w:p w14:paraId="156821F9"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id</w:t>
            </w:r>
          </w:p>
        </w:tc>
        <w:tc>
          <w:tcPr>
            <w:tcW w:w="1222" w:type="dxa"/>
            <w:tcBorders>
              <w:top w:val="single" w:sz="8" w:space="0" w:color="auto"/>
              <w:left w:val="nil"/>
              <w:bottom w:val="nil"/>
              <w:right w:val="nil"/>
            </w:tcBorders>
            <w:shd w:val="clear" w:color="auto" w:fill="auto"/>
            <w:noWrap/>
            <w:vAlign w:val="center"/>
          </w:tcPr>
          <w:p w14:paraId="56EC0DBF"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车友会</w:t>
            </w:r>
            <w:r>
              <w:rPr>
                <w:rFonts w:ascii="Arial" w:hAnsi="Arial" w:cs="Arial"/>
                <w:color w:val="000000"/>
                <w:kern w:val="0"/>
                <w:sz w:val="20"/>
                <w:szCs w:val="20"/>
                <w:lang w:bidi="ar"/>
              </w:rPr>
              <w:t>id</w:t>
            </w:r>
          </w:p>
        </w:tc>
        <w:tc>
          <w:tcPr>
            <w:tcW w:w="1084" w:type="dxa"/>
            <w:tcBorders>
              <w:top w:val="single" w:sz="8" w:space="0" w:color="auto"/>
              <w:left w:val="nil"/>
              <w:bottom w:val="nil"/>
              <w:right w:val="nil"/>
            </w:tcBorders>
            <w:shd w:val="clear" w:color="auto" w:fill="auto"/>
            <w:noWrap/>
            <w:vAlign w:val="center"/>
          </w:tcPr>
          <w:p w14:paraId="38D82C62"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int(11)</w:t>
            </w:r>
          </w:p>
        </w:tc>
        <w:tc>
          <w:tcPr>
            <w:tcW w:w="836" w:type="dxa"/>
            <w:tcBorders>
              <w:top w:val="single" w:sz="8" w:space="0" w:color="auto"/>
              <w:left w:val="nil"/>
              <w:bottom w:val="nil"/>
              <w:right w:val="nil"/>
            </w:tcBorders>
            <w:shd w:val="clear" w:color="auto" w:fill="auto"/>
            <w:noWrap/>
            <w:vAlign w:val="center"/>
          </w:tcPr>
          <w:p w14:paraId="582B76D4"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PRI</w:t>
            </w:r>
          </w:p>
        </w:tc>
      </w:tr>
      <w:tr w:rsidR="00765170" w14:paraId="2B8B96E0" w14:textId="77777777">
        <w:trPr>
          <w:trHeight w:hRule="exact" w:val="454"/>
          <w:jc w:val="center"/>
        </w:trPr>
        <w:tc>
          <w:tcPr>
            <w:tcW w:w="960" w:type="dxa"/>
            <w:tcBorders>
              <w:top w:val="nil"/>
              <w:left w:val="nil"/>
              <w:bottom w:val="single" w:sz="12" w:space="0" w:color="auto"/>
              <w:right w:val="nil"/>
            </w:tcBorders>
            <w:shd w:val="clear" w:color="auto" w:fill="auto"/>
            <w:noWrap/>
            <w:vAlign w:val="center"/>
          </w:tcPr>
          <w:p w14:paraId="763116EA"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club</w:t>
            </w:r>
          </w:p>
        </w:tc>
        <w:tc>
          <w:tcPr>
            <w:tcW w:w="960" w:type="dxa"/>
            <w:tcBorders>
              <w:top w:val="nil"/>
              <w:left w:val="nil"/>
              <w:bottom w:val="single" w:sz="12" w:space="0" w:color="auto"/>
              <w:right w:val="nil"/>
            </w:tcBorders>
            <w:shd w:val="clear" w:color="auto" w:fill="auto"/>
            <w:noWrap/>
            <w:vAlign w:val="center"/>
          </w:tcPr>
          <w:p w14:paraId="54490744"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brandid</w:t>
            </w:r>
          </w:p>
        </w:tc>
        <w:tc>
          <w:tcPr>
            <w:tcW w:w="1222" w:type="dxa"/>
            <w:tcBorders>
              <w:top w:val="nil"/>
              <w:left w:val="nil"/>
              <w:bottom w:val="single" w:sz="12" w:space="0" w:color="auto"/>
              <w:right w:val="nil"/>
            </w:tcBorders>
            <w:shd w:val="clear" w:color="auto" w:fill="auto"/>
            <w:noWrap/>
            <w:vAlign w:val="center"/>
          </w:tcPr>
          <w:p w14:paraId="10A8AA13"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所属品牌</w:t>
            </w:r>
            <w:r>
              <w:rPr>
                <w:rFonts w:ascii="Arial" w:hAnsi="Arial" w:cs="Arial"/>
                <w:color w:val="000000"/>
                <w:kern w:val="0"/>
                <w:sz w:val="20"/>
                <w:szCs w:val="20"/>
                <w:lang w:bidi="ar"/>
              </w:rPr>
              <w:t>id</w:t>
            </w:r>
          </w:p>
        </w:tc>
        <w:tc>
          <w:tcPr>
            <w:tcW w:w="1084" w:type="dxa"/>
            <w:tcBorders>
              <w:top w:val="nil"/>
              <w:left w:val="nil"/>
              <w:bottom w:val="single" w:sz="12" w:space="0" w:color="auto"/>
              <w:right w:val="nil"/>
            </w:tcBorders>
            <w:shd w:val="clear" w:color="auto" w:fill="auto"/>
            <w:noWrap/>
            <w:vAlign w:val="center"/>
          </w:tcPr>
          <w:p w14:paraId="319163BC" w14:textId="77777777" w:rsidR="00765170" w:rsidRDefault="00876367">
            <w:pPr>
              <w:widowControl/>
              <w:jc w:val="left"/>
              <w:textAlignment w:val="bottom"/>
              <w:rPr>
                <w:rFonts w:ascii="Arial" w:hAnsi="Arial" w:cs="Arial"/>
                <w:color w:val="000000"/>
                <w:sz w:val="20"/>
                <w:szCs w:val="20"/>
              </w:rPr>
            </w:pPr>
            <w:r>
              <w:rPr>
                <w:rFonts w:ascii="Arial" w:hAnsi="Arial" w:cs="Arial"/>
                <w:color w:val="000000"/>
                <w:kern w:val="0"/>
                <w:sz w:val="20"/>
                <w:szCs w:val="20"/>
                <w:lang w:bidi="ar"/>
              </w:rPr>
              <w:t>int(11)</w:t>
            </w:r>
          </w:p>
        </w:tc>
        <w:tc>
          <w:tcPr>
            <w:tcW w:w="836" w:type="dxa"/>
            <w:tcBorders>
              <w:top w:val="nil"/>
              <w:left w:val="nil"/>
              <w:bottom w:val="single" w:sz="12" w:space="0" w:color="auto"/>
              <w:right w:val="nil"/>
            </w:tcBorders>
            <w:shd w:val="clear" w:color="auto" w:fill="auto"/>
            <w:noWrap/>
            <w:vAlign w:val="center"/>
          </w:tcPr>
          <w:p w14:paraId="31ABEC0E" w14:textId="77777777" w:rsidR="00765170" w:rsidRDefault="00765170">
            <w:pPr>
              <w:rPr>
                <w:rFonts w:ascii="Arial" w:hAnsi="Arial" w:cs="Arial"/>
                <w:color w:val="000000"/>
                <w:sz w:val="20"/>
                <w:szCs w:val="20"/>
              </w:rPr>
            </w:pPr>
          </w:p>
        </w:tc>
      </w:tr>
    </w:tbl>
    <w:p w14:paraId="2527D549" w14:textId="77777777" w:rsidR="00765170" w:rsidRDefault="00765170">
      <w:pPr>
        <w:pStyle w:val="af3"/>
      </w:pPr>
    </w:p>
    <w:p w14:paraId="042E170F" w14:textId="77777777" w:rsidR="00765170" w:rsidRDefault="00876367">
      <w:pPr>
        <w:pStyle w:val="af3"/>
      </w:pPr>
      <w:r>
        <w:rPr>
          <w:rFonts w:hint="eastAsia"/>
        </w:rPr>
        <w:t>（</w:t>
      </w:r>
      <w:r>
        <w:rPr>
          <w:rFonts w:hint="eastAsia"/>
        </w:rPr>
        <w:t>8</w:t>
      </w:r>
      <w:r>
        <w:rPr>
          <w:rFonts w:hint="eastAsia"/>
        </w:rPr>
        <w:t>）</w:t>
      </w:r>
      <w:r>
        <w:rPr>
          <w:rFonts w:hint="eastAsia"/>
        </w:rPr>
        <w:t xml:space="preserve"> </w:t>
      </w:r>
      <w:r>
        <w:rPr>
          <w:rFonts w:hint="eastAsia"/>
        </w:rPr>
        <w:t>评论表</w:t>
      </w:r>
    </w:p>
    <w:p w14:paraId="77373D23" w14:textId="77777777" w:rsidR="00765170" w:rsidRDefault="00876367">
      <w:pPr>
        <w:pStyle w:val="af1"/>
      </w:pPr>
      <w:r>
        <w:rPr>
          <w:rFonts w:hint="eastAsia"/>
        </w:rPr>
        <w:t>评论表信息：评论表</w:t>
      </w:r>
      <w:r>
        <w:rPr>
          <w:rFonts w:hint="eastAsia"/>
        </w:rPr>
        <w:t>Id,</w:t>
      </w:r>
      <w:r>
        <w:rPr>
          <w:rFonts w:hint="eastAsia"/>
        </w:rPr>
        <w:t>评论类型（车友会帖子评论</w:t>
      </w:r>
      <w:r>
        <w:rPr>
          <w:rFonts w:hint="eastAsia"/>
        </w:rPr>
        <w:t>/</w:t>
      </w:r>
      <w:r>
        <w:rPr>
          <w:rFonts w:hint="eastAsia"/>
        </w:rPr>
        <w:t>资讯评论），评论人</w:t>
      </w:r>
      <w:r>
        <w:rPr>
          <w:rFonts w:hint="eastAsia"/>
        </w:rPr>
        <w:t>id</w:t>
      </w:r>
      <w:r>
        <w:rPr>
          <w:rFonts w:hint="eastAsia"/>
        </w:rPr>
        <w:t>，评论内容，评论时间</w:t>
      </w:r>
    </w:p>
    <w:p w14:paraId="1D316BBE" w14:textId="77777777" w:rsidR="00765170" w:rsidRDefault="00765170">
      <w:pPr>
        <w:pStyle w:val="af1"/>
      </w:pPr>
    </w:p>
    <w:p w14:paraId="0BFF0D9A" w14:textId="77777777" w:rsidR="00765170" w:rsidRDefault="00876367">
      <w:pPr>
        <w:pStyle w:val="af5"/>
        <w:spacing w:after="312"/>
      </w:pPr>
      <w:r>
        <w:rPr>
          <w:rFonts w:hint="eastAsia"/>
        </w:rPr>
        <w:t>表</w:t>
      </w:r>
      <w:r>
        <w:rPr>
          <w:rFonts w:hint="eastAsia"/>
        </w:rPr>
        <w:t xml:space="preserve">3.8 </w:t>
      </w:r>
      <w:r>
        <w:rPr>
          <w:rFonts w:hint="eastAsia"/>
        </w:rPr>
        <w:t>评论表</w:t>
      </w:r>
    </w:p>
    <w:tbl>
      <w:tblPr>
        <w:tblW w:w="0" w:type="auto"/>
        <w:jc w:val="center"/>
        <w:tblLook w:val="04A0" w:firstRow="1" w:lastRow="0" w:firstColumn="1" w:lastColumn="0" w:noHBand="0" w:noVBand="1"/>
      </w:tblPr>
      <w:tblGrid>
        <w:gridCol w:w="1033"/>
        <w:gridCol w:w="1795"/>
        <w:gridCol w:w="1058"/>
        <w:gridCol w:w="1299"/>
        <w:gridCol w:w="960"/>
      </w:tblGrid>
      <w:tr w:rsidR="00765170" w14:paraId="00D82C39" w14:textId="77777777">
        <w:trPr>
          <w:trHeight w:hRule="exact" w:val="454"/>
          <w:jc w:val="center"/>
        </w:trPr>
        <w:tc>
          <w:tcPr>
            <w:tcW w:w="1033" w:type="dxa"/>
            <w:tcBorders>
              <w:top w:val="single" w:sz="12" w:space="0" w:color="auto"/>
              <w:left w:val="nil"/>
              <w:bottom w:val="single" w:sz="8" w:space="0" w:color="auto"/>
              <w:right w:val="nil"/>
            </w:tcBorders>
            <w:shd w:val="clear" w:color="auto" w:fill="auto"/>
            <w:noWrap/>
            <w:vAlign w:val="center"/>
          </w:tcPr>
          <w:p w14:paraId="52B97B8D" w14:textId="77777777" w:rsidR="00765170" w:rsidRDefault="00876367">
            <w:pPr>
              <w:pStyle w:val="af9"/>
            </w:pPr>
            <w:r>
              <w:t>表名</w:t>
            </w:r>
          </w:p>
        </w:tc>
        <w:tc>
          <w:tcPr>
            <w:tcW w:w="1795" w:type="dxa"/>
            <w:tcBorders>
              <w:top w:val="single" w:sz="12" w:space="0" w:color="auto"/>
              <w:left w:val="nil"/>
              <w:bottom w:val="single" w:sz="8" w:space="0" w:color="auto"/>
              <w:right w:val="nil"/>
            </w:tcBorders>
            <w:shd w:val="clear" w:color="auto" w:fill="auto"/>
            <w:noWrap/>
            <w:vAlign w:val="center"/>
          </w:tcPr>
          <w:p w14:paraId="30C5A950" w14:textId="77777777" w:rsidR="00765170" w:rsidRDefault="00876367">
            <w:pPr>
              <w:pStyle w:val="af9"/>
            </w:pPr>
            <w:r>
              <w:rPr>
                <w:rFonts w:hint="eastAsia"/>
              </w:rPr>
              <w:t>字段</w:t>
            </w:r>
          </w:p>
        </w:tc>
        <w:tc>
          <w:tcPr>
            <w:tcW w:w="1058" w:type="dxa"/>
            <w:tcBorders>
              <w:top w:val="single" w:sz="12" w:space="0" w:color="auto"/>
              <w:left w:val="nil"/>
              <w:bottom w:val="single" w:sz="8" w:space="0" w:color="auto"/>
              <w:right w:val="nil"/>
            </w:tcBorders>
            <w:shd w:val="clear" w:color="auto" w:fill="auto"/>
            <w:noWrap/>
            <w:vAlign w:val="center"/>
          </w:tcPr>
          <w:p w14:paraId="29FD3AC7" w14:textId="77777777" w:rsidR="00765170" w:rsidRDefault="00876367">
            <w:pPr>
              <w:pStyle w:val="af9"/>
            </w:pPr>
            <w:r>
              <w:t>名称</w:t>
            </w:r>
          </w:p>
        </w:tc>
        <w:tc>
          <w:tcPr>
            <w:tcW w:w="1299" w:type="dxa"/>
            <w:tcBorders>
              <w:top w:val="single" w:sz="12" w:space="0" w:color="auto"/>
              <w:left w:val="nil"/>
              <w:bottom w:val="single" w:sz="8" w:space="0" w:color="auto"/>
              <w:right w:val="nil"/>
            </w:tcBorders>
            <w:shd w:val="clear" w:color="auto" w:fill="auto"/>
            <w:noWrap/>
            <w:vAlign w:val="center"/>
          </w:tcPr>
          <w:p w14:paraId="72C4C087" w14:textId="77777777" w:rsidR="00765170" w:rsidRDefault="00876367">
            <w:pPr>
              <w:pStyle w:val="af9"/>
            </w:pPr>
            <w:r>
              <w:t>数据类型</w:t>
            </w:r>
          </w:p>
        </w:tc>
        <w:tc>
          <w:tcPr>
            <w:tcW w:w="960" w:type="dxa"/>
            <w:tcBorders>
              <w:top w:val="single" w:sz="12" w:space="0" w:color="auto"/>
              <w:left w:val="nil"/>
              <w:bottom w:val="single" w:sz="8" w:space="0" w:color="auto"/>
              <w:right w:val="nil"/>
            </w:tcBorders>
            <w:shd w:val="clear" w:color="auto" w:fill="auto"/>
            <w:noWrap/>
            <w:vAlign w:val="center"/>
          </w:tcPr>
          <w:p w14:paraId="011AEBE4" w14:textId="77777777" w:rsidR="00765170" w:rsidRDefault="00876367">
            <w:pPr>
              <w:pStyle w:val="af9"/>
            </w:pPr>
            <w:r>
              <w:t>主键</w:t>
            </w:r>
          </w:p>
        </w:tc>
      </w:tr>
      <w:tr w:rsidR="00765170" w14:paraId="13B761E7" w14:textId="77777777">
        <w:trPr>
          <w:trHeight w:hRule="exact" w:val="454"/>
          <w:jc w:val="center"/>
        </w:trPr>
        <w:tc>
          <w:tcPr>
            <w:tcW w:w="1033" w:type="dxa"/>
            <w:tcBorders>
              <w:top w:val="single" w:sz="8" w:space="0" w:color="auto"/>
              <w:left w:val="nil"/>
              <w:bottom w:val="nil"/>
              <w:right w:val="nil"/>
            </w:tcBorders>
            <w:shd w:val="clear" w:color="auto" w:fill="auto"/>
            <w:noWrap/>
            <w:vAlign w:val="center"/>
          </w:tcPr>
          <w:p w14:paraId="00254880" w14:textId="77777777" w:rsidR="00765170" w:rsidRDefault="00876367">
            <w:pPr>
              <w:pStyle w:val="af9"/>
            </w:pPr>
            <w:r>
              <w:t>comment</w:t>
            </w:r>
          </w:p>
        </w:tc>
        <w:tc>
          <w:tcPr>
            <w:tcW w:w="1795" w:type="dxa"/>
            <w:tcBorders>
              <w:top w:val="single" w:sz="8" w:space="0" w:color="auto"/>
              <w:left w:val="nil"/>
              <w:bottom w:val="nil"/>
              <w:right w:val="nil"/>
            </w:tcBorders>
            <w:shd w:val="clear" w:color="auto" w:fill="auto"/>
            <w:noWrap/>
            <w:vAlign w:val="center"/>
          </w:tcPr>
          <w:p w14:paraId="315B018C" w14:textId="77777777" w:rsidR="00765170" w:rsidRDefault="00876367">
            <w:pPr>
              <w:pStyle w:val="af9"/>
            </w:pPr>
            <w:r>
              <w:t>id</w:t>
            </w:r>
          </w:p>
        </w:tc>
        <w:tc>
          <w:tcPr>
            <w:tcW w:w="1058" w:type="dxa"/>
            <w:tcBorders>
              <w:top w:val="single" w:sz="8" w:space="0" w:color="auto"/>
              <w:left w:val="nil"/>
              <w:bottom w:val="nil"/>
              <w:right w:val="nil"/>
            </w:tcBorders>
            <w:shd w:val="clear" w:color="auto" w:fill="auto"/>
            <w:noWrap/>
            <w:vAlign w:val="center"/>
          </w:tcPr>
          <w:p w14:paraId="0B57150D" w14:textId="77777777" w:rsidR="00765170" w:rsidRDefault="00765170">
            <w:pPr>
              <w:pStyle w:val="af9"/>
            </w:pPr>
          </w:p>
        </w:tc>
        <w:tc>
          <w:tcPr>
            <w:tcW w:w="1299" w:type="dxa"/>
            <w:tcBorders>
              <w:top w:val="single" w:sz="8" w:space="0" w:color="auto"/>
              <w:left w:val="nil"/>
              <w:bottom w:val="nil"/>
              <w:right w:val="nil"/>
            </w:tcBorders>
            <w:shd w:val="clear" w:color="auto" w:fill="auto"/>
            <w:noWrap/>
            <w:vAlign w:val="center"/>
          </w:tcPr>
          <w:p w14:paraId="26CF4687" w14:textId="77777777" w:rsidR="00765170" w:rsidRDefault="00876367">
            <w:pPr>
              <w:pStyle w:val="af9"/>
            </w:pPr>
            <w:r>
              <w:t>int(11)</w:t>
            </w:r>
          </w:p>
        </w:tc>
        <w:tc>
          <w:tcPr>
            <w:tcW w:w="960" w:type="dxa"/>
            <w:tcBorders>
              <w:top w:val="single" w:sz="8" w:space="0" w:color="auto"/>
              <w:left w:val="nil"/>
              <w:bottom w:val="nil"/>
              <w:right w:val="nil"/>
            </w:tcBorders>
            <w:shd w:val="clear" w:color="auto" w:fill="auto"/>
            <w:noWrap/>
            <w:vAlign w:val="center"/>
          </w:tcPr>
          <w:p w14:paraId="78D1625C" w14:textId="77777777" w:rsidR="00765170" w:rsidRDefault="00876367">
            <w:pPr>
              <w:pStyle w:val="af9"/>
            </w:pPr>
            <w:r>
              <w:t>PRI</w:t>
            </w:r>
          </w:p>
        </w:tc>
      </w:tr>
      <w:tr w:rsidR="00765170" w14:paraId="53891FB9" w14:textId="77777777">
        <w:trPr>
          <w:trHeight w:hRule="exact" w:val="454"/>
          <w:jc w:val="center"/>
        </w:trPr>
        <w:tc>
          <w:tcPr>
            <w:tcW w:w="1033" w:type="dxa"/>
            <w:tcBorders>
              <w:top w:val="nil"/>
              <w:left w:val="nil"/>
              <w:bottom w:val="nil"/>
              <w:right w:val="nil"/>
            </w:tcBorders>
            <w:shd w:val="clear" w:color="auto" w:fill="auto"/>
            <w:noWrap/>
            <w:vAlign w:val="center"/>
          </w:tcPr>
          <w:p w14:paraId="7D33A5C5" w14:textId="77777777" w:rsidR="00765170" w:rsidRDefault="00876367">
            <w:pPr>
              <w:pStyle w:val="af9"/>
            </w:pPr>
            <w:r>
              <w:t>comment</w:t>
            </w:r>
          </w:p>
        </w:tc>
        <w:tc>
          <w:tcPr>
            <w:tcW w:w="1795" w:type="dxa"/>
            <w:tcBorders>
              <w:top w:val="nil"/>
              <w:left w:val="nil"/>
              <w:bottom w:val="nil"/>
              <w:right w:val="nil"/>
            </w:tcBorders>
            <w:shd w:val="clear" w:color="auto" w:fill="auto"/>
            <w:noWrap/>
            <w:vAlign w:val="center"/>
          </w:tcPr>
          <w:p w14:paraId="416B6204" w14:textId="77777777" w:rsidR="00765170" w:rsidRDefault="00876367">
            <w:pPr>
              <w:pStyle w:val="af9"/>
            </w:pPr>
            <w:r>
              <w:t>comment_type</w:t>
            </w:r>
          </w:p>
        </w:tc>
        <w:tc>
          <w:tcPr>
            <w:tcW w:w="1058" w:type="dxa"/>
            <w:tcBorders>
              <w:top w:val="nil"/>
              <w:left w:val="nil"/>
              <w:bottom w:val="nil"/>
              <w:right w:val="nil"/>
            </w:tcBorders>
            <w:shd w:val="clear" w:color="auto" w:fill="auto"/>
            <w:noWrap/>
            <w:vAlign w:val="center"/>
          </w:tcPr>
          <w:p w14:paraId="4F9BF936" w14:textId="77777777" w:rsidR="00765170" w:rsidRDefault="00876367">
            <w:pPr>
              <w:pStyle w:val="af9"/>
            </w:pPr>
            <w:r>
              <w:rPr>
                <w:rFonts w:hint="eastAsia"/>
              </w:rPr>
              <w:t>评论类型</w:t>
            </w:r>
          </w:p>
        </w:tc>
        <w:tc>
          <w:tcPr>
            <w:tcW w:w="1299" w:type="dxa"/>
            <w:tcBorders>
              <w:top w:val="nil"/>
              <w:left w:val="nil"/>
              <w:bottom w:val="nil"/>
              <w:right w:val="nil"/>
            </w:tcBorders>
            <w:shd w:val="clear" w:color="auto" w:fill="auto"/>
            <w:noWrap/>
            <w:vAlign w:val="center"/>
          </w:tcPr>
          <w:p w14:paraId="2DB46A94"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7D69810F" w14:textId="77777777" w:rsidR="00765170" w:rsidRDefault="00765170">
            <w:pPr>
              <w:pStyle w:val="af9"/>
            </w:pPr>
          </w:p>
        </w:tc>
      </w:tr>
      <w:tr w:rsidR="00765170" w14:paraId="56DAB4C7" w14:textId="77777777">
        <w:trPr>
          <w:trHeight w:hRule="exact" w:val="454"/>
          <w:jc w:val="center"/>
        </w:trPr>
        <w:tc>
          <w:tcPr>
            <w:tcW w:w="1033" w:type="dxa"/>
            <w:tcBorders>
              <w:top w:val="nil"/>
              <w:left w:val="nil"/>
              <w:bottom w:val="nil"/>
              <w:right w:val="nil"/>
            </w:tcBorders>
            <w:shd w:val="clear" w:color="auto" w:fill="auto"/>
            <w:noWrap/>
            <w:vAlign w:val="center"/>
          </w:tcPr>
          <w:p w14:paraId="4E92DF09" w14:textId="77777777" w:rsidR="00765170" w:rsidRDefault="00876367">
            <w:pPr>
              <w:pStyle w:val="af9"/>
            </w:pPr>
            <w:r>
              <w:t>comment</w:t>
            </w:r>
          </w:p>
        </w:tc>
        <w:tc>
          <w:tcPr>
            <w:tcW w:w="1795" w:type="dxa"/>
            <w:tcBorders>
              <w:top w:val="nil"/>
              <w:left w:val="nil"/>
              <w:bottom w:val="nil"/>
              <w:right w:val="nil"/>
            </w:tcBorders>
            <w:shd w:val="clear" w:color="auto" w:fill="auto"/>
            <w:noWrap/>
            <w:vAlign w:val="center"/>
          </w:tcPr>
          <w:p w14:paraId="73834C82" w14:textId="77777777" w:rsidR="00765170" w:rsidRDefault="00876367">
            <w:pPr>
              <w:pStyle w:val="af9"/>
            </w:pPr>
            <w:r>
              <w:t>from_id</w:t>
            </w:r>
          </w:p>
        </w:tc>
        <w:tc>
          <w:tcPr>
            <w:tcW w:w="1058" w:type="dxa"/>
            <w:tcBorders>
              <w:top w:val="nil"/>
              <w:left w:val="nil"/>
              <w:bottom w:val="nil"/>
              <w:right w:val="nil"/>
            </w:tcBorders>
            <w:shd w:val="clear" w:color="auto" w:fill="auto"/>
            <w:noWrap/>
            <w:vAlign w:val="center"/>
          </w:tcPr>
          <w:p w14:paraId="0F1B1B2E" w14:textId="77777777" w:rsidR="00765170" w:rsidRDefault="00876367">
            <w:pPr>
              <w:pStyle w:val="af9"/>
            </w:pPr>
            <w:r>
              <w:rPr>
                <w:rFonts w:hint="eastAsia"/>
              </w:rPr>
              <w:t>评论来源</w:t>
            </w:r>
          </w:p>
        </w:tc>
        <w:tc>
          <w:tcPr>
            <w:tcW w:w="1299" w:type="dxa"/>
            <w:tcBorders>
              <w:top w:val="nil"/>
              <w:left w:val="nil"/>
              <w:bottom w:val="nil"/>
              <w:right w:val="nil"/>
            </w:tcBorders>
            <w:shd w:val="clear" w:color="auto" w:fill="auto"/>
            <w:noWrap/>
            <w:vAlign w:val="center"/>
          </w:tcPr>
          <w:p w14:paraId="1DEE623E" w14:textId="77777777" w:rsidR="00765170" w:rsidRDefault="00876367">
            <w:pPr>
              <w:pStyle w:val="af9"/>
            </w:pPr>
            <w:r>
              <w:t>int(11)</w:t>
            </w:r>
          </w:p>
        </w:tc>
        <w:tc>
          <w:tcPr>
            <w:tcW w:w="960" w:type="dxa"/>
            <w:tcBorders>
              <w:top w:val="nil"/>
              <w:left w:val="nil"/>
              <w:bottom w:val="nil"/>
              <w:right w:val="nil"/>
            </w:tcBorders>
            <w:shd w:val="clear" w:color="auto" w:fill="auto"/>
            <w:noWrap/>
            <w:vAlign w:val="center"/>
          </w:tcPr>
          <w:p w14:paraId="5D3BB6A5" w14:textId="77777777" w:rsidR="00765170" w:rsidRDefault="00765170">
            <w:pPr>
              <w:pStyle w:val="af9"/>
            </w:pPr>
          </w:p>
        </w:tc>
      </w:tr>
      <w:tr w:rsidR="00765170" w14:paraId="4FC6EB1B" w14:textId="77777777">
        <w:trPr>
          <w:trHeight w:hRule="exact" w:val="454"/>
          <w:jc w:val="center"/>
        </w:trPr>
        <w:tc>
          <w:tcPr>
            <w:tcW w:w="1033" w:type="dxa"/>
            <w:tcBorders>
              <w:top w:val="nil"/>
              <w:left w:val="nil"/>
              <w:bottom w:val="nil"/>
              <w:right w:val="nil"/>
            </w:tcBorders>
            <w:shd w:val="clear" w:color="auto" w:fill="auto"/>
            <w:noWrap/>
            <w:vAlign w:val="center"/>
          </w:tcPr>
          <w:p w14:paraId="1F561228" w14:textId="77777777" w:rsidR="00765170" w:rsidRDefault="00876367">
            <w:pPr>
              <w:pStyle w:val="af9"/>
            </w:pPr>
            <w:r>
              <w:t>comment</w:t>
            </w:r>
          </w:p>
        </w:tc>
        <w:tc>
          <w:tcPr>
            <w:tcW w:w="1795" w:type="dxa"/>
            <w:tcBorders>
              <w:top w:val="nil"/>
              <w:left w:val="nil"/>
              <w:bottom w:val="nil"/>
              <w:right w:val="nil"/>
            </w:tcBorders>
            <w:shd w:val="clear" w:color="auto" w:fill="auto"/>
            <w:noWrap/>
            <w:vAlign w:val="center"/>
          </w:tcPr>
          <w:p w14:paraId="44035688" w14:textId="77777777" w:rsidR="00765170" w:rsidRDefault="00876367">
            <w:pPr>
              <w:pStyle w:val="af9"/>
            </w:pPr>
            <w:r>
              <w:t>userid</w:t>
            </w:r>
          </w:p>
        </w:tc>
        <w:tc>
          <w:tcPr>
            <w:tcW w:w="1058" w:type="dxa"/>
            <w:tcBorders>
              <w:top w:val="nil"/>
              <w:left w:val="nil"/>
              <w:bottom w:val="nil"/>
              <w:right w:val="nil"/>
            </w:tcBorders>
            <w:shd w:val="clear" w:color="auto" w:fill="auto"/>
            <w:noWrap/>
            <w:vAlign w:val="center"/>
          </w:tcPr>
          <w:p w14:paraId="4F1B7C9E" w14:textId="77777777" w:rsidR="00765170" w:rsidRDefault="00876367">
            <w:pPr>
              <w:pStyle w:val="af9"/>
            </w:pPr>
            <w:r>
              <w:t>评论人</w:t>
            </w:r>
            <w:r>
              <w:t>id</w:t>
            </w:r>
          </w:p>
        </w:tc>
        <w:tc>
          <w:tcPr>
            <w:tcW w:w="1299" w:type="dxa"/>
            <w:tcBorders>
              <w:top w:val="nil"/>
              <w:left w:val="nil"/>
              <w:bottom w:val="nil"/>
              <w:right w:val="nil"/>
            </w:tcBorders>
            <w:shd w:val="clear" w:color="auto" w:fill="auto"/>
            <w:noWrap/>
            <w:vAlign w:val="center"/>
          </w:tcPr>
          <w:p w14:paraId="6C8891BD" w14:textId="77777777" w:rsidR="00765170" w:rsidRDefault="00876367">
            <w:pPr>
              <w:pStyle w:val="af9"/>
            </w:pPr>
            <w:r>
              <w:t>int(11)</w:t>
            </w:r>
          </w:p>
        </w:tc>
        <w:tc>
          <w:tcPr>
            <w:tcW w:w="960" w:type="dxa"/>
            <w:tcBorders>
              <w:top w:val="nil"/>
              <w:left w:val="nil"/>
              <w:bottom w:val="nil"/>
              <w:right w:val="nil"/>
            </w:tcBorders>
            <w:shd w:val="clear" w:color="auto" w:fill="auto"/>
            <w:noWrap/>
            <w:vAlign w:val="center"/>
          </w:tcPr>
          <w:p w14:paraId="4E4BDF6B" w14:textId="77777777" w:rsidR="00765170" w:rsidRDefault="00765170">
            <w:pPr>
              <w:pStyle w:val="af9"/>
            </w:pPr>
          </w:p>
        </w:tc>
      </w:tr>
      <w:tr w:rsidR="00765170" w14:paraId="0E476225" w14:textId="77777777">
        <w:trPr>
          <w:trHeight w:hRule="exact" w:val="454"/>
          <w:jc w:val="center"/>
        </w:trPr>
        <w:tc>
          <w:tcPr>
            <w:tcW w:w="1033" w:type="dxa"/>
            <w:tcBorders>
              <w:top w:val="nil"/>
              <w:left w:val="nil"/>
              <w:bottom w:val="nil"/>
              <w:right w:val="nil"/>
            </w:tcBorders>
            <w:shd w:val="clear" w:color="auto" w:fill="auto"/>
            <w:noWrap/>
            <w:vAlign w:val="center"/>
          </w:tcPr>
          <w:p w14:paraId="1D363F7B" w14:textId="77777777" w:rsidR="00765170" w:rsidRDefault="00876367">
            <w:pPr>
              <w:pStyle w:val="af9"/>
            </w:pPr>
            <w:r>
              <w:t>comment</w:t>
            </w:r>
          </w:p>
        </w:tc>
        <w:tc>
          <w:tcPr>
            <w:tcW w:w="1795" w:type="dxa"/>
            <w:tcBorders>
              <w:top w:val="nil"/>
              <w:left w:val="nil"/>
              <w:bottom w:val="nil"/>
              <w:right w:val="nil"/>
            </w:tcBorders>
            <w:shd w:val="clear" w:color="auto" w:fill="auto"/>
            <w:noWrap/>
            <w:vAlign w:val="center"/>
          </w:tcPr>
          <w:p w14:paraId="452E0EE6" w14:textId="77777777" w:rsidR="00765170" w:rsidRDefault="00876367">
            <w:pPr>
              <w:pStyle w:val="af9"/>
            </w:pPr>
            <w:r>
              <w:t>comment_content</w:t>
            </w:r>
          </w:p>
        </w:tc>
        <w:tc>
          <w:tcPr>
            <w:tcW w:w="1058" w:type="dxa"/>
            <w:tcBorders>
              <w:top w:val="nil"/>
              <w:left w:val="nil"/>
              <w:bottom w:val="nil"/>
              <w:right w:val="nil"/>
            </w:tcBorders>
            <w:shd w:val="clear" w:color="auto" w:fill="auto"/>
            <w:noWrap/>
            <w:vAlign w:val="center"/>
          </w:tcPr>
          <w:p w14:paraId="12FE76C2" w14:textId="77777777" w:rsidR="00765170" w:rsidRDefault="00876367">
            <w:pPr>
              <w:pStyle w:val="af9"/>
            </w:pPr>
            <w:r>
              <w:t>评论内容</w:t>
            </w:r>
          </w:p>
        </w:tc>
        <w:tc>
          <w:tcPr>
            <w:tcW w:w="1299" w:type="dxa"/>
            <w:tcBorders>
              <w:top w:val="nil"/>
              <w:left w:val="nil"/>
              <w:bottom w:val="nil"/>
              <w:right w:val="nil"/>
            </w:tcBorders>
            <w:shd w:val="clear" w:color="auto" w:fill="auto"/>
            <w:noWrap/>
            <w:vAlign w:val="center"/>
          </w:tcPr>
          <w:p w14:paraId="471EA4DA" w14:textId="77777777" w:rsidR="00765170" w:rsidRDefault="00876367">
            <w:pPr>
              <w:pStyle w:val="af9"/>
            </w:pPr>
            <w:r>
              <w:t>text</w:t>
            </w:r>
          </w:p>
        </w:tc>
        <w:tc>
          <w:tcPr>
            <w:tcW w:w="960" w:type="dxa"/>
            <w:tcBorders>
              <w:top w:val="nil"/>
              <w:left w:val="nil"/>
              <w:bottom w:val="nil"/>
              <w:right w:val="nil"/>
            </w:tcBorders>
            <w:shd w:val="clear" w:color="auto" w:fill="auto"/>
            <w:noWrap/>
            <w:vAlign w:val="center"/>
          </w:tcPr>
          <w:p w14:paraId="7DA717C2" w14:textId="77777777" w:rsidR="00765170" w:rsidRDefault="00765170">
            <w:pPr>
              <w:pStyle w:val="af9"/>
            </w:pPr>
          </w:p>
        </w:tc>
      </w:tr>
      <w:tr w:rsidR="00765170" w14:paraId="7B408919" w14:textId="77777777">
        <w:trPr>
          <w:trHeight w:hRule="exact" w:val="454"/>
          <w:jc w:val="center"/>
        </w:trPr>
        <w:tc>
          <w:tcPr>
            <w:tcW w:w="1033" w:type="dxa"/>
            <w:tcBorders>
              <w:top w:val="nil"/>
              <w:left w:val="nil"/>
              <w:bottom w:val="single" w:sz="12" w:space="0" w:color="auto"/>
              <w:right w:val="nil"/>
            </w:tcBorders>
            <w:shd w:val="clear" w:color="auto" w:fill="auto"/>
            <w:noWrap/>
            <w:vAlign w:val="center"/>
          </w:tcPr>
          <w:p w14:paraId="638CD1DF" w14:textId="77777777" w:rsidR="00765170" w:rsidRDefault="00876367">
            <w:pPr>
              <w:pStyle w:val="af9"/>
            </w:pPr>
            <w:r>
              <w:t>comment</w:t>
            </w:r>
          </w:p>
        </w:tc>
        <w:tc>
          <w:tcPr>
            <w:tcW w:w="1795" w:type="dxa"/>
            <w:tcBorders>
              <w:top w:val="nil"/>
              <w:left w:val="nil"/>
              <w:bottom w:val="single" w:sz="12" w:space="0" w:color="auto"/>
              <w:right w:val="nil"/>
            </w:tcBorders>
            <w:shd w:val="clear" w:color="auto" w:fill="auto"/>
            <w:noWrap/>
            <w:vAlign w:val="center"/>
          </w:tcPr>
          <w:p w14:paraId="2C5C4D33" w14:textId="77777777" w:rsidR="00765170" w:rsidRDefault="00876367">
            <w:pPr>
              <w:pStyle w:val="af9"/>
            </w:pPr>
            <w:r>
              <w:t>comment_time</w:t>
            </w:r>
          </w:p>
        </w:tc>
        <w:tc>
          <w:tcPr>
            <w:tcW w:w="1058" w:type="dxa"/>
            <w:tcBorders>
              <w:top w:val="nil"/>
              <w:left w:val="nil"/>
              <w:bottom w:val="single" w:sz="12" w:space="0" w:color="auto"/>
              <w:right w:val="nil"/>
            </w:tcBorders>
            <w:shd w:val="clear" w:color="auto" w:fill="auto"/>
            <w:noWrap/>
            <w:vAlign w:val="center"/>
          </w:tcPr>
          <w:p w14:paraId="6C0A7AA9" w14:textId="77777777" w:rsidR="00765170" w:rsidRDefault="00876367">
            <w:pPr>
              <w:pStyle w:val="af9"/>
            </w:pPr>
            <w:r>
              <w:t>评论时间</w:t>
            </w:r>
          </w:p>
        </w:tc>
        <w:tc>
          <w:tcPr>
            <w:tcW w:w="1299" w:type="dxa"/>
            <w:tcBorders>
              <w:top w:val="nil"/>
              <w:left w:val="nil"/>
              <w:bottom w:val="single" w:sz="12" w:space="0" w:color="auto"/>
              <w:right w:val="nil"/>
            </w:tcBorders>
            <w:shd w:val="clear" w:color="auto" w:fill="auto"/>
            <w:noWrap/>
            <w:vAlign w:val="center"/>
          </w:tcPr>
          <w:p w14:paraId="69109D21" w14:textId="77777777" w:rsidR="00765170" w:rsidRDefault="00876367">
            <w:pPr>
              <w:pStyle w:val="af9"/>
            </w:pPr>
            <w:r>
              <w:t>varchar(255)</w:t>
            </w:r>
          </w:p>
        </w:tc>
        <w:tc>
          <w:tcPr>
            <w:tcW w:w="960" w:type="dxa"/>
            <w:tcBorders>
              <w:top w:val="nil"/>
              <w:left w:val="nil"/>
              <w:bottom w:val="single" w:sz="12" w:space="0" w:color="auto"/>
              <w:right w:val="nil"/>
            </w:tcBorders>
            <w:shd w:val="clear" w:color="auto" w:fill="auto"/>
            <w:noWrap/>
            <w:vAlign w:val="center"/>
          </w:tcPr>
          <w:p w14:paraId="3D68DF05" w14:textId="77777777" w:rsidR="00765170" w:rsidRDefault="00765170">
            <w:pPr>
              <w:pStyle w:val="af9"/>
            </w:pPr>
          </w:p>
        </w:tc>
      </w:tr>
    </w:tbl>
    <w:p w14:paraId="75D86C74" w14:textId="77777777" w:rsidR="00765170" w:rsidRDefault="00765170">
      <w:pPr>
        <w:pStyle w:val="af1"/>
        <w:ind w:firstLineChars="0" w:firstLine="0"/>
      </w:pPr>
    </w:p>
    <w:p w14:paraId="0AC59F65" w14:textId="77777777" w:rsidR="00765170" w:rsidRDefault="00876367">
      <w:pPr>
        <w:pStyle w:val="af3"/>
      </w:pPr>
      <w:r>
        <w:rPr>
          <w:rFonts w:hint="eastAsia"/>
        </w:rPr>
        <w:t>（</w:t>
      </w:r>
      <w:r>
        <w:rPr>
          <w:rFonts w:hint="eastAsia"/>
        </w:rPr>
        <w:t>9</w:t>
      </w:r>
      <w:r>
        <w:rPr>
          <w:rFonts w:hint="eastAsia"/>
        </w:rPr>
        <w:t>）</w:t>
      </w:r>
      <w:r>
        <w:rPr>
          <w:rFonts w:hint="eastAsia"/>
        </w:rPr>
        <w:t xml:space="preserve"> </w:t>
      </w:r>
      <w:r>
        <w:rPr>
          <w:rFonts w:hint="eastAsia"/>
        </w:rPr>
        <w:t>帖子表</w:t>
      </w:r>
    </w:p>
    <w:p w14:paraId="5A80A5E7" w14:textId="77777777" w:rsidR="00765170" w:rsidRDefault="00876367">
      <w:pPr>
        <w:pStyle w:val="af1"/>
      </w:pPr>
      <w:r>
        <w:rPr>
          <w:rFonts w:hint="eastAsia"/>
        </w:rPr>
        <w:lastRenderedPageBreak/>
        <w:t>帖子表信息：帖子</w:t>
      </w:r>
      <w:r>
        <w:rPr>
          <w:rFonts w:hint="eastAsia"/>
        </w:rPr>
        <w:t>id</w:t>
      </w:r>
      <w:r>
        <w:rPr>
          <w:rFonts w:hint="eastAsia"/>
        </w:rPr>
        <w:t>，所属车友会</w:t>
      </w:r>
      <w:r>
        <w:rPr>
          <w:rFonts w:hint="eastAsia"/>
        </w:rPr>
        <w:t>id</w:t>
      </w:r>
      <w:r>
        <w:rPr>
          <w:rFonts w:hint="eastAsia"/>
        </w:rPr>
        <w:t>，发帖人，帖子简介，帖子详细内容，发帖时间</w:t>
      </w:r>
    </w:p>
    <w:p w14:paraId="1469824F" w14:textId="77777777" w:rsidR="00765170" w:rsidRDefault="00765170">
      <w:pPr>
        <w:pStyle w:val="af1"/>
      </w:pPr>
    </w:p>
    <w:p w14:paraId="2EB8E00D" w14:textId="77777777" w:rsidR="00765170" w:rsidRDefault="00876367">
      <w:pPr>
        <w:pStyle w:val="af5"/>
        <w:spacing w:after="312"/>
      </w:pPr>
      <w:r>
        <w:rPr>
          <w:rFonts w:hint="eastAsia"/>
        </w:rPr>
        <w:t>表</w:t>
      </w:r>
      <w:r>
        <w:rPr>
          <w:rFonts w:hint="eastAsia"/>
        </w:rPr>
        <w:t xml:space="preserve">3.9 </w:t>
      </w:r>
      <w:r>
        <w:rPr>
          <w:rFonts w:hint="eastAsia"/>
        </w:rPr>
        <w:t>帖子表</w:t>
      </w:r>
    </w:p>
    <w:tbl>
      <w:tblPr>
        <w:tblW w:w="0" w:type="auto"/>
        <w:jc w:val="center"/>
        <w:tblLook w:val="04A0" w:firstRow="1" w:lastRow="0" w:firstColumn="1" w:lastColumn="0" w:noHBand="0" w:noVBand="1"/>
      </w:tblPr>
      <w:tblGrid>
        <w:gridCol w:w="1021"/>
        <w:gridCol w:w="1437"/>
        <w:gridCol w:w="1478"/>
        <w:gridCol w:w="1299"/>
        <w:gridCol w:w="960"/>
      </w:tblGrid>
      <w:tr w:rsidR="00765170" w14:paraId="7CCAFA18" w14:textId="77777777">
        <w:trPr>
          <w:trHeight w:hRule="exact" w:val="454"/>
          <w:jc w:val="center"/>
        </w:trPr>
        <w:tc>
          <w:tcPr>
            <w:tcW w:w="1021" w:type="dxa"/>
            <w:tcBorders>
              <w:top w:val="single" w:sz="12" w:space="0" w:color="auto"/>
              <w:left w:val="nil"/>
              <w:bottom w:val="single" w:sz="8" w:space="0" w:color="auto"/>
              <w:right w:val="nil"/>
            </w:tcBorders>
            <w:shd w:val="clear" w:color="auto" w:fill="auto"/>
            <w:noWrap/>
            <w:vAlign w:val="center"/>
          </w:tcPr>
          <w:p w14:paraId="057813EA" w14:textId="77777777" w:rsidR="00765170" w:rsidRDefault="00876367">
            <w:pPr>
              <w:pStyle w:val="af9"/>
            </w:pPr>
            <w:r>
              <w:t>表名</w:t>
            </w:r>
          </w:p>
        </w:tc>
        <w:tc>
          <w:tcPr>
            <w:tcW w:w="1437" w:type="dxa"/>
            <w:tcBorders>
              <w:top w:val="single" w:sz="12" w:space="0" w:color="auto"/>
              <w:left w:val="nil"/>
              <w:bottom w:val="single" w:sz="8" w:space="0" w:color="auto"/>
              <w:right w:val="nil"/>
            </w:tcBorders>
            <w:shd w:val="clear" w:color="auto" w:fill="auto"/>
            <w:noWrap/>
            <w:vAlign w:val="center"/>
          </w:tcPr>
          <w:p w14:paraId="6AA0AC88" w14:textId="77777777" w:rsidR="00765170" w:rsidRDefault="00876367">
            <w:pPr>
              <w:pStyle w:val="af9"/>
            </w:pPr>
            <w:r>
              <w:rPr>
                <w:rFonts w:hint="eastAsia"/>
              </w:rPr>
              <w:t>字段</w:t>
            </w:r>
          </w:p>
        </w:tc>
        <w:tc>
          <w:tcPr>
            <w:tcW w:w="1478" w:type="dxa"/>
            <w:tcBorders>
              <w:top w:val="single" w:sz="12" w:space="0" w:color="auto"/>
              <w:left w:val="nil"/>
              <w:bottom w:val="single" w:sz="8" w:space="0" w:color="auto"/>
              <w:right w:val="nil"/>
            </w:tcBorders>
            <w:shd w:val="clear" w:color="auto" w:fill="auto"/>
            <w:noWrap/>
            <w:vAlign w:val="center"/>
          </w:tcPr>
          <w:p w14:paraId="3107C3E9" w14:textId="77777777" w:rsidR="00765170" w:rsidRDefault="00876367">
            <w:pPr>
              <w:pStyle w:val="af9"/>
            </w:pPr>
            <w:r>
              <w:t>名称</w:t>
            </w:r>
          </w:p>
        </w:tc>
        <w:tc>
          <w:tcPr>
            <w:tcW w:w="1299" w:type="dxa"/>
            <w:tcBorders>
              <w:top w:val="single" w:sz="12" w:space="0" w:color="auto"/>
              <w:left w:val="nil"/>
              <w:bottom w:val="single" w:sz="8" w:space="0" w:color="auto"/>
              <w:right w:val="nil"/>
            </w:tcBorders>
            <w:shd w:val="clear" w:color="auto" w:fill="auto"/>
            <w:noWrap/>
            <w:vAlign w:val="center"/>
          </w:tcPr>
          <w:p w14:paraId="11F387B5" w14:textId="77777777" w:rsidR="00765170" w:rsidRDefault="00876367">
            <w:pPr>
              <w:pStyle w:val="af9"/>
            </w:pPr>
            <w:r>
              <w:t>数据类型</w:t>
            </w:r>
          </w:p>
        </w:tc>
        <w:tc>
          <w:tcPr>
            <w:tcW w:w="960" w:type="dxa"/>
            <w:tcBorders>
              <w:top w:val="single" w:sz="12" w:space="0" w:color="auto"/>
              <w:left w:val="nil"/>
              <w:bottom w:val="single" w:sz="8" w:space="0" w:color="auto"/>
              <w:right w:val="nil"/>
            </w:tcBorders>
            <w:shd w:val="clear" w:color="auto" w:fill="auto"/>
            <w:noWrap/>
            <w:vAlign w:val="center"/>
          </w:tcPr>
          <w:p w14:paraId="46A9D7DC" w14:textId="77777777" w:rsidR="00765170" w:rsidRDefault="00876367">
            <w:pPr>
              <w:pStyle w:val="af9"/>
            </w:pPr>
            <w:r>
              <w:t>主键</w:t>
            </w:r>
          </w:p>
        </w:tc>
      </w:tr>
      <w:tr w:rsidR="00765170" w14:paraId="35BF32C8" w14:textId="77777777">
        <w:trPr>
          <w:trHeight w:hRule="exact" w:val="454"/>
          <w:jc w:val="center"/>
        </w:trPr>
        <w:tc>
          <w:tcPr>
            <w:tcW w:w="1021" w:type="dxa"/>
            <w:tcBorders>
              <w:top w:val="single" w:sz="8" w:space="0" w:color="auto"/>
              <w:left w:val="nil"/>
              <w:bottom w:val="nil"/>
              <w:right w:val="nil"/>
            </w:tcBorders>
            <w:shd w:val="clear" w:color="auto" w:fill="auto"/>
            <w:noWrap/>
            <w:vAlign w:val="center"/>
          </w:tcPr>
          <w:p w14:paraId="11E96F7F" w14:textId="77777777" w:rsidR="00765170" w:rsidRDefault="00876367">
            <w:pPr>
              <w:pStyle w:val="af9"/>
            </w:pPr>
            <w:r>
              <w:t>invitation</w:t>
            </w:r>
          </w:p>
        </w:tc>
        <w:tc>
          <w:tcPr>
            <w:tcW w:w="1437" w:type="dxa"/>
            <w:tcBorders>
              <w:top w:val="single" w:sz="8" w:space="0" w:color="auto"/>
              <w:left w:val="nil"/>
              <w:bottom w:val="nil"/>
              <w:right w:val="nil"/>
            </w:tcBorders>
            <w:shd w:val="clear" w:color="auto" w:fill="auto"/>
            <w:noWrap/>
            <w:vAlign w:val="center"/>
          </w:tcPr>
          <w:p w14:paraId="43670984" w14:textId="77777777" w:rsidR="00765170" w:rsidRDefault="00876367">
            <w:pPr>
              <w:pStyle w:val="af9"/>
            </w:pPr>
            <w:r>
              <w:t>id</w:t>
            </w:r>
          </w:p>
        </w:tc>
        <w:tc>
          <w:tcPr>
            <w:tcW w:w="1478" w:type="dxa"/>
            <w:tcBorders>
              <w:top w:val="single" w:sz="8" w:space="0" w:color="auto"/>
              <w:left w:val="nil"/>
              <w:bottom w:val="nil"/>
              <w:right w:val="nil"/>
            </w:tcBorders>
            <w:shd w:val="clear" w:color="auto" w:fill="auto"/>
            <w:noWrap/>
            <w:vAlign w:val="center"/>
          </w:tcPr>
          <w:p w14:paraId="62E4F780" w14:textId="77777777" w:rsidR="00765170" w:rsidRDefault="00876367">
            <w:pPr>
              <w:pStyle w:val="af9"/>
            </w:pPr>
            <w:r>
              <w:t>帖子</w:t>
            </w:r>
            <w:r>
              <w:t>id</w:t>
            </w:r>
          </w:p>
        </w:tc>
        <w:tc>
          <w:tcPr>
            <w:tcW w:w="1299" w:type="dxa"/>
            <w:tcBorders>
              <w:top w:val="single" w:sz="8" w:space="0" w:color="auto"/>
              <w:left w:val="nil"/>
              <w:bottom w:val="nil"/>
              <w:right w:val="nil"/>
            </w:tcBorders>
            <w:shd w:val="clear" w:color="auto" w:fill="auto"/>
            <w:noWrap/>
            <w:vAlign w:val="center"/>
          </w:tcPr>
          <w:p w14:paraId="04F7CE95" w14:textId="77777777" w:rsidR="00765170" w:rsidRDefault="00876367">
            <w:pPr>
              <w:pStyle w:val="af9"/>
            </w:pPr>
            <w:r>
              <w:t>int(11)</w:t>
            </w:r>
          </w:p>
        </w:tc>
        <w:tc>
          <w:tcPr>
            <w:tcW w:w="960" w:type="dxa"/>
            <w:tcBorders>
              <w:top w:val="single" w:sz="8" w:space="0" w:color="auto"/>
              <w:left w:val="nil"/>
              <w:bottom w:val="nil"/>
              <w:right w:val="nil"/>
            </w:tcBorders>
            <w:shd w:val="clear" w:color="auto" w:fill="auto"/>
            <w:noWrap/>
            <w:vAlign w:val="center"/>
          </w:tcPr>
          <w:p w14:paraId="31BCDEE1" w14:textId="77777777" w:rsidR="00765170" w:rsidRDefault="00876367">
            <w:pPr>
              <w:pStyle w:val="af9"/>
            </w:pPr>
            <w:r>
              <w:t>PRI</w:t>
            </w:r>
          </w:p>
        </w:tc>
      </w:tr>
      <w:tr w:rsidR="00765170" w14:paraId="00131224" w14:textId="77777777">
        <w:trPr>
          <w:trHeight w:hRule="exact" w:val="454"/>
          <w:jc w:val="center"/>
        </w:trPr>
        <w:tc>
          <w:tcPr>
            <w:tcW w:w="1021" w:type="dxa"/>
            <w:tcBorders>
              <w:top w:val="nil"/>
              <w:left w:val="nil"/>
              <w:bottom w:val="nil"/>
              <w:right w:val="nil"/>
            </w:tcBorders>
            <w:shd w:val="clear" w:color="auto" w:fill="auto"/>
            <w:noWrap/>
            <w:vAlign w:val="center"/>
          </w:tcPr>
          <w:p w14:paraId="030C02B8" w14:textId="77777777" w:rsidR="00765170" w:rsidRDefault="00876367">
            <w:pPr>
              <w:pStyle w:val="af9"/>
            </w:pPr>
            <w:r>
              <w:t>invitation</w:t>
            </w:r>
          </w:p>
        </w:tc>
        <w:tc>
          <w:tcPr>
            <w:tcW w:w="1437" w:type="dxa"/>
            <w:tcBorders>
              <w:top w:val="nil"/>
              <w:left w:val="nil"/>
              <w:bottom w:val="nil"/>
              <w:right w:val="nil"/>
            </w:tcBorders>
            <w:shd w:val="clear" w:color="auto" w:fill="auto"/>
            <w:noWrap/>
            <w:vAlign w:val="center"/>
          </w:tcPr>
          <w:p w14:paraId="7ED0FB12" w14:textId="77777777" w:rsidR="00765170" w:rsidRDefault="00876367">
            <w:pPr>
              <w:pStyle w:val="af9"/>
            </w:pPr>
            <w:r>
              <w:t>clubid</w:t>
            </w:r>
          </w:p>
        </w:tc>
        <w:tc>
          <w:tcPr>
            <w:tcW w:w="1478" w:type="dxa"/>
            <w:tcBorders>
              <w:top w:val="nil"/>
              <w:left w:val="nil"/>
              <w:bottom w:val="nil"/>
              <w:right w:val="nil"/>
            </w:tcBorders>
            <w:shd w:val="clear" w:color="auto" w:fill="auto"/>
            <w:noWrap/>
            <w:vAlign w:val="center"/>
          </w:tcPr>
          <w:p w14:paraId="323CE484" w14:textId="77777777" w:rsidR="00765170" w:rsidRDefault="00876367">
            <w:pPr>
              <w:pStyle w:val="af9"/>
            </w:pPr>
            <w:r>
              <w:t>所属车友会</w:t>
            </w:r>
            <w:r>
              <w:t>id</w:t>
            </w:r>
          </w:p>
        </w:tc>
        <w:tc>
          <w:tcPr>
            <w:tcW w:w="1299" w:type="dxa"/>
            <w:tcBorders>
              <w:top w:val="nil"/>
              <w:left w:val="nil"/>
              <w:bottom w:val="nil"/>
              <w:right w:val="nil"/>
            </w:tcBorders>
            <w:shd w:val="clear" w:color="auto" w:fill="auto"/>
            <w:noWrap/>
            <w:vAlign w:val="center"/>
          </w:tcPr>
          <w:p w14:paraId="651779FC" w14:textId="77777777" w:rsidR="00765170" w:rsidRDefault="00876367">
            <w:pPr>
              <w:pStyle w:val="af9"/>
            </w:pPr>
            <w:r>
              <w:t>int(11)</w:t>
            </w:r>
          </w:p>
        </w:tc>
        <w:tc>
          <w:tcPr>
            <w:tcW w:w="960" w:type="dxa"/>
            <w:tcBorders>
              <w:top w:val="nil"/>
              <w:left w:val="nil"/>
              <w:bottom w:val="nil"/>
              <w:right w:val="nil"/>
            </w:tcBorders>
            <w:shd w:val="clear" w:color="auto" w:fill="auto"/>
            <w:noWrap/>
            <w:vAlign w:val="center"/>
          </w:tcPr>
          <w:p w14:paraId="50AFB72D" w14:textId="77777777" w:rsidR="00765170" w:rsidRDefault="00765170">
            <w:pPr>
              <w:pStyle w:val="af9"/>
            </w:pPr>
          </w:p>
        </w:tc>
      </w:tr>
      <w:tr w:rsidR="00765170" w14:paraId="05A1BAF5" w14:textId="77777777">
        <w:trPr>
          <w:trHeight w:hRule="exact" w:val="454"/>
          <w:jc w:val="center"/>
        </w:trPr>
        <w:tc>
          <w:tcPr>
            <w:tcW w:w="1021" w:type="dxa"/>
            <w:tcBorders>
              <w:top w:val="nil"/>
              <w:left w:val="nil"/>
              <w:bottom w:val="nil"/>
              <w:right w:val="nil"/>
            </w:tcBorders>
            <w:shd w:val="clear" w:color="auto" w:fill="auto"/>
            <w:noWrap/>
            <w:vAlign w:val="center"/>
          </w:tcPr>
          <w:p w14:paraId="76ABABEB" w14:textId="77777777" w:rsidR="00765170" w:rsidRDefault="00876367">
            <w:pPr>
              <w:pStyle w:val="af9"/>
            </w:pPr>
            <w:r>
              <w:t>invitation</w:t>
            </w:r>
          </w:p>
        </w:tc>
        <w:tc>
          <w:tcPr>
            <w:tcW w:w="1437" w:type="dxa"/>
            <w:tcBorders>
              <w:top w:val="nil"/>
              <w:left w:val="nil"/>
              <w:bottom w:val="nil"/>
              <w:right w:val="nil"/>
            </w:tcBorders>
            <w:shd w:val="clear" w:color="auto" w:fill="auto"/>
            <w:noWrap/>
            <w:vAlign w:val="center"/>
          </w:tcPr>
          <w:p w14:paraId="32EF4318" w14:textId="77777777" w:rsidR="00765170" w:rsidRDefault="00876367">
            <w:pPr>
              <w:pStyle w:val="af9"/>
            </w:pPr>
            <w:r>
              <w:t>userid</w:t>
            </w:r>
          </w:p>
        </w:tc>
        <w:tc>
          <w:tcPr>
            <w:tcW w:w="1478" w:type="dxa"/>
            <w:tcBorders>
              <w:top w:val="nil"/>
              <w:left w:val="nil"/>
              <w:bottom w:val="nil"/>
              <w:right w:val="nil"/>
            </w:tcBorders>
            <w:shd w:val="clear" w:color="auto" w:fill="auto"/>
            <w:noWrap/>
            <w:vAlign w:val="center"/>
          </w:tcPr>
          <w:p w14:paraId="1FEDC66A" w14:textId="77777777" w:rsidR="00765170" w:rsidRDefault="00876367">
            <w:pPr>
              <w:pStyle w:val="af9"/>
            </w:pPr>
            <w:r>
              <w:t>发帖人</w:t>
            </w:r>
          </w:p>
        </w:tc>
        <w:tc>
          <w:tcPr>
            <w:tcW w:w="1299" w:type="dxa"/>
            <w:tcBorders>
              <w:top w:val="nil"/>
              <w:left w:val="nil"/>
              <w:bottom w:val="nil"/>
              <w:right w:val="nil"/>
            </w:tcBorders>
            <w:shd w:val="clear" w:color="auto" w:fill="auto"/>
            <w:noWrap/>
            <w:vAlign w:val="center"/>
          </w:tcPr>
          <w:p w14:paraId="7FE18A0D" w14:textId="77777777" w:rsidR="00765170" w:rsidRDefault="00876367">
            <w:pPr>
              <w:pStyle w:val="af9"/>
            </w:pPr>
            <w:r>
              <w:t>int(11)</w:t>
            </w:r>
          </w:p>
        </w:tc>
        <w:tc>
          <w:tcPr>
            <w:tcW w:w="960" w:type="dxa"/>
            <w:tcBorders>
              <w:top w:val="nil"/>
              <w:left w:val="nil"/>
              <w:bottom w:val="nil"/>
              <w:right w:val="nil"/>
            </w:tcBorders>
            <w:shd w:val="clear" w:color="auto" w:fill="auto"/>
            <w:noWrap/>
            <w:vAlign w:val="center"/>
          </w:tcPr>
          <w:p w14:paraId="0A7A01BF" w14:textId="77777777" w:rsidR="00765170" w:rsidRDefault="00765170">
            <w:pPr>
              <w:pStyle w:val="af9"/>
            </w:pPr>
          </w:p>
        </w:tc>
      </w:tr>
      <w:tr w:rsidR="00765170" w14:paraId="3953BB8F" w14:textId="77777777">
        <w:trPr>
          <w:trHeight w:hRule="exact" w:val="454"/>
          <w:jc w:val="center"/>
        </w:trPr>
        <w:tc>
          <w:tcPr>
            <w:tcW w:w="1021" w:type="dxa"/>
            <w:tcBorders>
              <w:top w:val="nil"/>
              <w:left w:val="nil"/>
              <w:bottom w:val="nil"/>
              <w:right w:val="nil"/>
            </w:tcBorders>
            <w:shd w:val="clear" w:color="auto" w:fill="auto"/>
            <w:noWrap/>
            <w:vAlign w:val="center"/>
          </w:tcPr>
          <w:p w14:paraId="288DEFD2" w14:textId="77777777" w:rsidR="00765170" w:rsidRDefault="00876367">
            <w:pPr>
              <w:pStyle w:val="af9"/>
            </w:pPr>
            <w:r>
              <w:t>invitation</w:t>
            </w:r>
          </w:p>
        </w:tc>
        <w:tc>
          <w:tcPr>
            <w:tcW w:w="1437" w:type="dxa"/>
            <w:tcBorders>
              <w:top w:val="nil"/>
              <w:left w:val="nil"/>
              <w:bottom w:val="nil"/>
              <w:right w:val="nil"/>
            </w:tcBorders>
            <w:shd w:val="clear" w:color="auto" w:fill="auto"/>
            <w:noWrap/>
            <w:vAlign w:val="center"/>
          </w:tcPr>
          <w:p w14:paraId="68360236" w14:textId="77777777" w:rsidR="00765170" w:rsidRDefault="00876367">
            <w:pPr>
              <w:pStyle w:val="af9"/>
            </w:pPr>
            <w:r>
              <w:t>brief_context</w:t>
            </w:r>
          </w:p>
        </w:tc>
        <w:tc>
          <w:tcPr>
            <w:tcW w:w="1478" w:type="dxa"/>
            <w:tcBorders>
              <w:top w:val="nil"/>
              <w:left w:val="nil"/>
              <w:bottom w:val="nil"/>
              <w:right w:val="nil"/>
            </w:tcBorders>
            <w:shd w:val="clear" w:color="auto" w:fill="auto"/>
            <w:noWrap/>
            <w:vAlign w:val="center"/>
          </w:tcPr>
          <w:p w14:paraId="7AFFB0EC" w14:textId="77777777" w:rsidR="00765170" w:rsidRDefault="00876367">
            <w:pPr>
              <w:pStyle w:val="af9"/>
            </w:pPr>
            <w:r>
              <w:t>帖子简介</w:t>
            </w:r>
          </w:p>
        </w:tc>
        <w:tc>
          <w:tcPr>
            <w:tcW w:w="1299" w:type="dxa"/>
            <w:tcBorders>
              <w:top w:val="nil"/>
              <w:left w:val="nil"/>
              <w:bottom w:val="nil"/>
              <w:right w:val="nil"/>
            </w:tcBorders>
            <w:shd w:val="clear" w:color="auto" w:fill="auto"/>
            <w:noWrap/>
            <w:vAlign w:val="center"/>
          </w:tcPr>
          <w:p w14:paraId="3E334FBC"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5186BED4" w14:textId="77777777" w:rsidR="00765170" w:rsidRDefault="00765170">
            <w:pPr>
              <w:pStyle w:val="af9"/>
            </w:pPr>
          </w:p>
        </w:tc>
      </w:tr>
      <w:tr w:rsidR="00765170" w14:paraId="12468083" w14:textId="77777777">
        <w:trPr>
          <w:trHeight w:hRule="exact" w:val="454"/>
          <w:jc w:val="center"/>
        </w:trPr>
        <w:tc>
          <w:tcPr>
            <w:tcW w:w="1021" w:type="dxa"/>
            <w:tcBorders>
              <w:top w:val="nil"/>
              <w:left w:val="nil"/>
              <w:bottom w:val="nil"/>
              <w:right w:val="nil"/>
            </w:tcBorders>
            <w:shd w:val="clear" w:color="auto" w:fill="auto"/>
            <w:noWrap/>
            <w:vAlign w:val="center"/>
          </w:tcPr>
          <w:p w14:paraId="5C4F300B" w14:textId="77777777" w:rsidR="00765170" w:rsidRDefault="00876367">
            <w:pPr>
              <w:pStyle w:val="af9"/>
            </w:pPr>
            <w:r>
              <w:t>invitation</w:t>
            </w:r>
          </w:p>
        </w:tc>
        <w:tc>
          <w:tcPr>
            <w:tcW w:w="1437" w:type="dxa"/>
            <w:tcBorders>
              <w:top w:val="nil"/>
              <w:left w:val="nil"/>
              <w:bottom w:val="nil"/>
              <w:right w:val="nil"/>
            </w:tcBorders>
            <w:shd w:val="clear" w:color="auto" w:fill="auto"/>
            <w:noWrap/>
            <w:vAlign w:val="center"/>
          </w:tcPr>
          <w:p w14:paraId="64F300B1" w14:textId="77777777" w:rsidR="00765170" w:rsidRDefault="00876367">
            <w:pPr>
              <w:pStyle w:val="af9"/>
            </w:pPr>
            <w:r>
              <w:t>detail_context</w:t>
            </w:r>
          </w:p>
        </w:tc>
        <w:tc>
          <w:tcPr>
            <w:tcW w:w="1478" w:type="dxa"/>
            <w:tcBorders>
              <w:top w:val="nil"/>
              <w:left w:val="nil"/>
              <w:bottom w:val="nil"/>
              <w:right w:val="nil"/>
            </w:tcBorders>
            <w:shd w:val="clear" w:color="auto" w:fill="auto"/>
            <w:noWrap/>
            <w:vAlign w:val="center"/>
          </w:tcPr>
          <w:p w14:paraId="596E7951" w14:textId="77777777" w:rsidR="00765170" w:rsidRDefault="00876367">
            <w:pPr>
              <w:pStyle w:val="af9"/>
            </w:pPr>
            <w:r>
              <w:t>帖子详细内容</w:t>
            </w:r>
          </w:p>
        </w:tc>
        <w:tc>
          <w:tcPr>
            <w:tcW w:w="1299" w:type="dxa"/>
            <w:tcBorders>
              <w:top w:val="nil"/>
              <w:left w:val="nil"/>
              <w:bottom w:val="nil"/>
              <w:right w:val="nil"/>
            </w:tcBorders>
            <w:shd w:val="clear" w:color="auto" w:fill="auto"/>
            <w:noWrap/>
            <w:vAlign w:val="center"/>
          </w:tcPr>
          <w:p w14:paraId="7E30EB4B" w14:textId="77777777" w:rsidR="00765170" w:rsidRDefault="00876367">
            <w:pPr>
              <w:pStyle w:val="af9"/>
            </w:pPr>
            <w:r>
              <w:t>text</w:t>
            </w:r>
          </w:p>
        </w:tc>
        <w:tc>
          <w:tcPr>
            <w:tcW w:w="960" w:type="dxa"/>
            <w:tcBorders>
              <w:top w:val="nil"/>
              <w:left w:val="nil"/>
              <w:bottom w:val="nil"/>
              <w:right w:val="nil"/>
            </w:tcBorders>
            <w:shd w:val="clear" w:color="auto" w:fill="auto"/>
            <w:noWrap/>
            <w:vAlign w:val="center"/>
          </w:tcPr>
          <w:p w14:paraId="35BF9867" w14:textId="77777777" w:rsidR="00765170" w:rsidRDefault="00765170">
            <w:pPr>
              <w:pStyle w:val="af9"/>
            </w:pPr>
          </w:p>
        </w:tc>
      </w:tr>
      <w:tr w:rsidR="00765170" w14:paraId="2E35C626" w14:textId="77777777">
        <w:trPr>
          <w:trHeight w:hRule="exact" w:val="454"/>
          <w:jc w:val="center"/>
        </w:trPr>
        <w:tc>
          <w:tcPr>
            <w:tcW w:w="1021" w:type="dxa"/>
            <w:tcBorders>
              <w:top w:val="nil"/>
              <w:left w:val="nil"/>
              <w:bottom w:val="single" w:sz="12" w:space="0" w:color="auto"/>
              <w:right w:val="nil"/>
            </w:tcBorders>
            <w:shd w:val="clear" w:color="auto" w:fill="auto"/>
            <w:noWrap/>
            <w:vAlign w:val="center"/>
          </w:tcPr>
          <w:p w14:paraId="35BCD3F1" w14:textId="77777777" w:rsidR="00765170" w:rsidRDefault="00876367">
            <w:pPr>
              <w:pStyle w:val="af9"/>
            </w:pPr>
            <w:r>
              <w:t>invitation</w:t>
            </w:r>
          </w:p>
        </w:tc>
        <w:tc>
          <w:tcPr>
            <w:tcW w:w="1437" w:type="dxa"/>
            <w:tcBorders>
              <w:top w:val="nil"/>
              <w:left w:val="nil"/>
              <w:bottom w:val="single" w:sz="12" w:space="0" w:color="auto"/>
              <w:right w:val="nil"/>
            </w:tcBorders>
            <w:shd w:val="clear" w:color="auto" w:fill="auto"/>
            <w:noWrap/>
            <w:vAlign w:val="center"/>
          </w:tcPr>
          <w:p w14:paraId="281BA0CA" w14:textId="77777777" w:rsidR="00765170" w:rsidRDefault="00876367">
            <w:pPr>
              <w:pStyle w:val="af9"/>
            </w:pPr>
            <w:r>
              <w:t>time</w:t>
            </w:r>
          </w:p>
        </w:tc>
        <w:tc>
          <w:tcPr>
            <w:tcW w:w="1478" w:type="dxa"/>
            <w:tcBorders>
              <w:top w:val="nil"/>
              <w:left w:val="nil"/>
              <w:bottom w:val="single" w:sz="12" w:space="0" w:color="auto"/>
              <w:right w:val="nil"/>
            </w:tcBorders>
            <w:shd w:val="clear" w:color="auto" w:fill="auto"/>
            <w:noWrap/>
            <w:vAlign w:val="center"/>
          </w:tcPr>
          <w:p w14:paraId="46F42FDD" w14:textId="77777777" w:rsidR="00765170" w:rsidRDefault="00876367">
            <w:pPr>
              <w:pStyle w:val="af9"/>
            </w:pPr>
            <w:r>
              <w:t>发帖时间</w:t>
            </w:r>
          </w:p>
        </w:tc>
        <w:tc>
          <w:tcPr>
            <w:tcW w:w="1299" w:type="dxa"/>
            <w:tcBorders>
              <w:top w:val="nil"/>
              <w:left w:val="nil"/>
              <w:bottom w:val="single" w:sz="12" w:space="0" w:color="auto"/>
              <w:right w:val="nil"/>
            </w:tcBorders>
            <w:shd w:val="clear" w:color="auto" w:fill="auto"/>
            <w:noWrap/>
            <w:vAlign w:val="center"/>
          </w:tcPr>
          <w:p w14:paraId="20DCF9E5" w14:textId="77777777" w:rsidR="00765170" w:rsidRDefault="00876367">
            <w:pPr>
              <w:pStyle w:val="af9"/>
            </w:pPr>
            <w:r>
              <w:t>varchar(255)</w:t>
            </w:r>
          </w:p>
        </w:tc>
        <w:tc>
          <w:tcPr>
            <w:tcW w:w="960" w:type="dxa"/>
            <w:tcBorders>
              <w:top w:val="nil"/>
              <w:left w:val="nil"/>
              <w:bottom w:val="single" w:sz="12" w:space="0" w:color="auto"/>
              <w:right w:val="nil"/>
            </w:tcBorders>
            <w:shd w:val="clear" w:color="auto" w:fill="auto"/>
            <w:noWrap/>
            <w:vAlign w:val="center"/>
          </w:tcPr>
          <w:p w14:paraId="586B7A0A" w14:textId="77777777" w:rsidR="00765170" w:rsidRDefault="00765170">
            <w:pPr>
              <w:pStyle w:val="af9"/>
            </w:pPr>
          </w:p>
        </w:tc>
      </w:tr>
    </w:tbl>
    <w:p w14:paraId="5FFF6496" w14:textId="77777777" w:rsidR="00765170" w:rsidRDefault="00765170">
      <w:pPr>
        <w:pStyle w:val="af1"/>
      </w:pPr>
    </w:p>
    <w:p w14:paraId="63C2C4F4" w14:textId="77777777" w:rsidR="00765170" w:rsidRDefault="00876367">
      <w:pPr>
        <w:pStyle w:val="af3"/>
      </w:pPr>
      <w:r>
        <w:rPr>
          <w:rFonts w:hint="eastAsia"/>
        </w:rPr>
        <w:t>（</w:t>
      </w:r>
      <w:r>
        <w:rPr>
          <w:rFonts w:hint="eastAsia"/>
        </w:rPr>
        <w:t>10</w:t>
      </w:r>
      <w:r>
        <w:rPr>
          <w:rFonts w:hint="eastAsia"/>
        </w:rPr>
        <w:t>）</w:t>
      </w:r>
      <w:r>
        <w:rPr>
          <w:rFonts w:hint="eastAsia"/>
        </w:rPr>
        <w:t xml:space="preserve"> </w:t>
      </w:r>
      <w:r>
        <w:rPr>
          <w:rFonts w:hint="eastAsia"/>
        </w:rPr>
        <w:t>用户信息表</w:t>
      </w:r>
    </w:p>
    <w:p w14:paraId="420AA526" w14:textId="77777777" w:rsidR="00765170" w:rsidRDefault="00876367">
      <w:pPr>
        <w:pStyle w:val="af1"/>
      </w:pPr>
      <w:r>
        <w:rPr>
          <w:rFonts w:hint="eastAsia"/>
        </w:rPr>
        <w:t>用户表信息：用户表</w:t>
      </w:r>
      <w:r>
        <w:rPr>
          <w:rFonts w:hint="eastAsia"/>
        </w:rPr>
        <w:t>id</w:t>
      </w:r>
      <w:r>
        <w:rPr>
          <w:rFonts w:hint="eastAsia"/>
        </w:rPr>
        <w:t>，账号，密码，账户名，头像，余额，</w:t>
      </w:r>
      <w:r>
        <w:rPr>
          <w:rFonts w:hint="eastAsia"/>
        </w:rPr>
        <w:t>Socket</w:t>
      </w:r>
      <w:r>
        <w:rPr>
          <w:rFonts w:hint="eastAsia"/>
        </w:rPr>
        <w:t>连接号，用户身份（</w:t>
      </w:r>
      <w:r>
        <w:rPr>
          <w:rFonts w:hint="eastAsia"/>
        </w:rPr>
        <w:t>normal/store/admin</w:t>
      </w:r>
      <w:r>
        <w:rPr>
          <w:rFonts w:hint="eastAsia"/>
        </w:rPr>
        <w:t>，分别对应普通用户</w:t>
      </w:r>
      <w:r>
        <w:rPr>
          <w:rFonts w:hint="eastAsia"/>
        </w:rPr>
        <w:t>/</w:t>
      </w:r>
      <w:r>
        <w:rPr>
          <w:rFonts w:hint="eastAsia"/>
        </w:rPr>
        <w:t>商户</w:t>
      </w:r>
      <w:r>
        <w:rPr>
          <w:rFonts w:hint="eastAsia"/>
        </w:rPr>
        <w:t>/</w:t>
      </w:r>
      <w:r>
        <w:rPr>
          <w:rFonts w:hint="eastAsia"/>
        </w:rPr>
        <w:t>超级管理员），账户所属公司</w:t>
      </w:r>
      <w:r>
        <w:rPr>
          <w:rFonts w:hint="eastAsia"/>
        </w:rPr>
        <w:t>id</w:t>
      </w:r>
      <w:r>
        <w:rPr>
          <w:rFonts w:hint="eastAsia"/>
        </w:rPr>
        <w:t>（普通用户为</w:t>
      </w:r>
      <w:r>
        <w:rPr>
          <w:rFonts w:hint="eastAsia"/>
        </w:rPr>
        <w:t>-1/</w:t>
      </w:r>
      <w:r>
        <w:rPr>
          <w:rFonts w:hint="eastAsia"/>
        </w:rPr>
        <w:t>商户为品牌</w:t>
      </w:r>
      <w:r>
        <w:rPr>
          <w:rFonts w:hint="eastAsia"/>
        </w:rPr>
        <w:t>id/</w:t>
      </w:r>
      <w:r>
        <w:rPr>
          <w:rFonts w:hint="eastAsia"/>
        </w:rPr>
        <w:t>超级管理员为</w:t>
      </w:r>
      <w:r>
        <w:rPr>
          <w:rFonts w:hint="eastAsia"/>
        </w:rPr>
        <w:t>0</w:t>
      </w:r>
      <w:r>
        <w:rPr>
          <w:rFonts w:hint="eastAsia"/>
        </w:rPr>
        <w:t>），是否在线（</w:t>
      </w:r>
      <w:r>
        <w:rPr>
          <w:rFonts w:hint="eastAsia"/>
        </w:rPr>
        <w:t>1</w:t>
      </w:r>
      <w:r>
        <w:rPr>
          <w:rFonts w:hint="eastAsia"/>
        </w:rPr>
        <w:t>为</w:t>
      </w:r>
      <w:r>
        <w:rPr>
          <w:rFonts w:hint="eastAsia"/>
        </w:rPr>
        <w:t>true</w:t>
      </w:r>
      <w:r>
        <w:rPr>
          <w:rFonts w:hint="eastAsia"/>
        </w:rPr>
        <w:t>，</w:t>
      </w:r>
      <w:r>
        <w:rPr>
          <w:rFonts w:hint="eastAsia"/>
        </w:rPr>
        <w:t>0</w:t>
      </w:r>
      <w:r>
        <w:rPr>
          <w:rFonts w:hint="eastAsia"/>
        </w:rPr>
        <w:t>为</w:t>
      </w:r>
      <w:r>
        <w:rPr>
          <w:rFonts w:hint="eastAsia"/>
        </w:rPr>
        <w:t>false</w:t>
      </w:r>
      <w:r>
        <w:rPr>
          <w:rFonts w:hint="eastAsia"/>
        </w:rPr>
        <w:t>）</w:t>
      </w:r>
    </w:p>
    <w:p w14:paraId="2D6E7AD9" w14:textId="77777777" w:rsidR="00765170" w:rsidRDefault="00765170">
      <w:pPr>
        <w:pStyle w:val="af1"/>
        <w:ind w:firstLineChars="0" w:firstLine="0"/>
      </w:pPr>
    </w:p>
    <w:p w14:paraId="026B9AB9" w14:textId="77777777" w:rsidR="00765170" w:rsidRDefault="00876367">
      <w:pPr>
        <w:pStyle w:val="af5"/>
        <w:spacing w:after="312"/>
      </w:pPr>
      <w:r>
        <w:rPr>
          <w:rFonts w:hint="eastAsia"/>
        </w:rPr>
        <w:t>表</w:t>
      </w:r>
      <w:r>
        <w:rPr>
          <w:rFonts w:hint="eastAsia"/>
        </w:rPr>
        <w:t xml:space="preserve">3.10 </w:t>
      </w:r>
      <w:r>
        <w:rPr>
          <w:rFonts w:hint="eastAsia"/>
        </w:rPr>
        <w:t>用户信息表</w:t>
      </w:r>
    </w:p>
    <w:tbl>
      <w:tblPr>
        <w:tblW w:w="0" w:type="auto"/>
        <w:jc w:val="center"/>
        <w:tblLook w:val="04A0" w:firstRow="1" w:lastRow="0" w:firstColumn="1" w:lastColumn="0" w:noHBand="0" w:noVBand="1"/>
      </w:tblPr>
      <w:tblGrid>
        <w:gridCol w:w="960"/>
        <w:gridCol w:w="1153"/>
        <w:gridCol w:w="2849"/>
        <w:gridCol w:w="1299"/>
        <w:gridCol w:w="960"/>
      </w:tblGrid>
      <w:tr w:rsidR="00765170" w14:paraId="5A5559FB" w14:textId="77777777">
        <w:trPr>
          <w:trHeight w:hRule="exact" w:val="454"/>
          <w:jc w:val="center"/>
        </w:trPr>
        <w:tc>
          <w:tcPr>
            <w:tcW w:w="960" w:type="dxa"/>
            <w:tcBorders>
              <w:top w:val="single" w:sz="12" w:space="0" w:color="auto"/>
              <w:left w:val="nil"/>
              <w:bottom w:val="single" w:sz="8" w:space="0" w:color="auto"/>
              <w:right w:val="nil"/>
            </w:tcBorders>
            <w:shd w:val="clear" w:color="auto" w:fill="auto"/>
            <w:noWrap/>
            <w:vAlign w:val="center"/>
          </w:tcPr>
          <w:p w14:paraId="751B4E0C" w14:textId="77777777" w:rsidR="00765170" w:rsidRDefault="00876367">
            <w:pPr>
              <w:pStyle w:val="af9"/>
            </w:pPr>
            <w:r>
              <w:t>表名</w:t>
            </w:r>
          </w:p>
        </w:tc>
        <w:tc>
          <w:tcPr>
            <w:tcW w:w="1153" w:type="dxa"/>
            <w:tcBorders>
              <w:top w:val="single" w:sz="12" w:space="0" w:color="auto"/>
              <w:left w:val="nil"/>
              <w:bottom w:val="single" w:sz="8" w:space="0" w:color="auto"/>
              <w:right w:val="nil"/>
            </w:tcBorders>
            <w:shd w:val="clear" w:color="auto" w:fill="auto"/>
            <w:noWrap/>
            <w:vAlign w:val="center"/>
          </w:tcPr>
          <w:p w14:paraId="338E0DF6" w14:textId="77777777" w:rsidR="00765170" w:rsidRDefault="00876367">
            <w:pPr>
              <w:pStyle w:val="af9"/>
            </w:pPr>
            <w:r>
              <w:rPr>
                <w:rFonts w:hint="eastAsia"/>
              </w:rPr>
              <w:t>字段</w:t>
            </w:r>
          </w:p>
        </w:tc>
        <w:tc>
          <w:tcPr>
            <w:tcW w:w="2849" w:type="dxa"/>
            <w:tcBorders>
              <w:top w:val="single" w:sz="12" w:space="0" w:color="auto"/>
              <w:left w:val="nil"/>
              <w:bottom w:val="single" w:sz="8" w:space="0" w:color="auto"/>
              <w:right w:val="nil"/>
            </w:tcBorders>
            <w:shd w:val="clear" w:color="auto" w:fill="auto"/>
            <w:noWrap/>
            <w:vAlign w:val="center"/>
          </w:tcPr>
          <w:p w14:paraId="6BBA5AA0" w14:textId="77777777" w:rsidR="00765170" w:rsidRDefault="00876367">
            <w:pPr>
              <w:pStyle w:val="af9"/>
            </w:pPr>
            <w:r>
              <w:t>名称</w:t>
            </w:r>
          </w:p>
        </w:tc>
        <w:tc>
          <w:tcPr>
            <w:tcW w:w="1299" w:type="dxa"/>
            <w:tcBorders>
              <w:top w:val="single" w:sz="12" w:space="0" w:color="auto"/>
              <w:left w:val="nil"/>
              <w:bottom w:val="single" w:sz="8" w:space="0" w:color="auto"/>
              <w:right w:val="nil"/>
            </w:tcBorders>
            <w:shd w:val="clear" w:color="auto" w:fill="auto"/>
            <w:noWrap/>
            <w:vAlign w:val="center"/>
          </w:tcPr>
          <w:p w14:paraId="6733982B" w14:textId="77777777" w:rsidR="00765170" w:rsidRDefault="00876367">
            <w:pPr>
              <w:pStyle w:val="af9"/>
            </w:pPr>
            <w:r>
              <w:t>数据类型</w:t>
            </w:r>
          </w:p>
        </w:tc>
        <w:tc>
          <w:tcPr>
            <w:tcW w:w="960" w:type="dxa"/>
            <w:tcBorders>
              <w:top w:val="single" w:sz="12" w:space="0" w:color="auto"/>
              <w:left w:val="nil"/>
              <w:bottom w:val="single" w:sz="8" w:space="0" w:color="auto"/>
              <w:right w:val="nil"/>
            </w:tcBorders>
            <w:shd w:val="clear" w:color="auto" w:fill="auto"/>
            <w:noWrap/>
            <w:vAlign w:val="center"/>
          </w:tcPr>
          <w:p w14:paraId="4161A720" w14:textId="77777777" w:rsidR="00765170" w:rsidRDefault="00876367">
            <w:pPr>
              <w:pStyle w:val="af9"/>
            </w:pPr>
            <w:r>
              <w:t>主键</w:t>
            </w:r>
          </w:p>
        </w:tc>
      </w:tr>
      <w:tr w:rsidR="00765170" w14:paraId="00A6E790" w14:textId="77777777">
        <w:trPr>
          <w:trHeight w:hRule="exact" w:val="454"/>
          <w:jc w:val="center"/>
        </w:trPr>
        <w:tc>
          <w:tcPr>
            <w:tcW w:w="960" w:type="dxa"/>
            <w:tcBorders>
              <w:top w:val="single" w:sz="8" w:space="0" w:color="auto"/>
              <w:left w:val="nil"/>
              <w:bottom w:val="nil"/>
              <w:right w:val="nil"/>
            </w:tcBorders>
            <w:shd w:val="clear" w:color="auto" w:fill="auto"/>
            <w:noWrap/>
            <w:vAlign w:val="center"/>
          </w:tcPr>
          <w:p w14:paraId="1769C67B" w14:textId="77777777" w:rsidR="00765170" w:rsidRDefault="00876367">
            <w:pPr>
              <w:pStyle w:val="af9"/>
            </w:pPr>
            <w:r>
              <w:t>user</w:t>
            </w:r>
          </w:p>
        </w:tc>
        <w:tc>
          <w:tcPr>
            <w:tcW w:w="1153" w:type="dxa"/>
            <w:tcBorders>
              <w:top w:val="single" w:sz="8" w:space="0" w:color="auto"/>
              <w:left w:val="nil"/>
              <w:bottom w:val="nil"/>
              <w:right w:val="nil"/>
            </w:tcBorders>
            <w:shd w:val="clear" w:color="auto" w:fill="auto"/>
            <w:noWrap/>
            <w:vAlign w:val="center"/>
          </w:tcPr>
          <w:p w14:paraId="4FF01D6C" w14:textId="77777777" w:rsidR="00765170" w:rsidRDefault="00876367">
            <w:pPr>
              <w:pStyle w:val="af9"/>
            </w:pPr>
            <w:r>
              <w:t>id</w:t>
            </w:r>
          </w:p>
        </w:tc>
        <w:tc>
          <w:tcPr>
            <w:tcW w:w="2849" w:type="dxa"/>
            <w:tcBorders>
              <w:top w:val="single" w:sz="8" w:space="0" w:color="auto"/>
              <w:left w:val="nil"/>
              <w:bottom w:val="nil"/>
              <w:right w:val="nil"/>
            </w:tcBorders>
            <w:shd w:val="clear" w:color="auto" w:fill="auto"/>
            <w:noWrap/>
            <w:vAlign w:val="center"/>
          </w:tcPr>
          <w:p w14:paraId="49A58FAD" w14:textId="77777777" w:rsidR="00765170" w:rsidRDefault="00765170">
            <w:pPr>
              <w:pStyle w:val="af9"/>
            </w:pPr>
          </w:p>
        </w:tc>
        <w:tc>
          <w:tcPr>
            <w:tcW w:w="1299" w:type="dxa"/>
            <w:tcBorders>
              <w:top w:val="single" w:sz="8" w:space="0" w:color="auto"/>
              <w:left w:val="nil"/>
              <w:bottom w:val="nil"/>
              <w:right w:val="nil"/>
            </w:tcBorders>
            <w:shd w:val="clear" w:color="auto" w:fill="auto"/>
            <w:noWrap/>
            <w:vAlign w:val="center"/>
          </w:tcPr>
          <w:p w14:paraId="6F85B8B6" w14:textId="77777777" w:rsidR="00765170" w:rsidRDefault="00876367">
            <w:pPr>
              <w:pStyle w:val="af9"/>
            </w:pPr>
            <w:r>
              <w:t>int(11)</w:t>
            </w:r>
          </w:p>
        </w:tc>
        <w:tc>
          <w:tcPr>
            <w:tcW w:w="960" w:type="dxa"/>
            <w:tcBorders>
              <w:top w:val="single" w:sz="8" w:space="0" w:color="auto"/>
              <w:left w:val="nil"/>
              <w:bottom w:val="nil"/>
              <w:right w:val="nil"/>
            </w:tcBorders>
            <w:shd w:val="clear" w:color="auto" w:fill="auto"/>
            <w:noWrap/>
            <w:vAlign w:val="center"/>
          </w:tcPr>
          <w:p w14:paraId="780C084A" w14:textId="77777777" w:rsidR="00765170" w:rsidRDefault="00876367">
            <w:pPr>
              <w:pStyle w:val="af9"/>
            </w:pPr>
            <w:r>
              <w:t>PRI</w:t>
            </w:r>
          </w:p>
        </w:tc>
      </w:tr>
      <w:tr w:rsidR="00765170" w14:paraId="0507EADD" w14:textId="77777777">
        <w:trPr>
          <w:trHeight w:hRule="exact" w:val="454"/>
          <w:jc w:val="center"/>
        </w:trPr>
        <w:tc>
          <w:tcPr>
            <w:tcW w:w="960" w:type="dxa"/>
            <w:tcBorders>
              <w:top w:val="nil"/>
              <w:left w:val="nil"/>
              <w:bottom w:val="nil"/>
              <w:right w:val="nil"/>
            </w:tcBorders>
            <w:shd w:val="clear" w:color="auto" w:fill="auto"/>
            <w:noWrap/>
            <w:vAlign w:val="center"/>
          </w:tcPr>
          <w:p w14:paraId="1E0E295A" w14:textId="77777777" w:rsidR="00765170" w:rsidRDefault="00876367">
            <w:pPr>
              <w:pStyle w:val="af9"/>
            </w:pPr>
            <w:r>
              <w:t>user</w:t>
            </w:r>
          </w:p>
        </w:tc>
        <w:tc>
          <w:tcPr>
            <w:tcW w:w="1153" w:type="dxa"/>
            <w:tcBorders>
              <w:top w:val="nil"/>
              <w:left w:val="nil"/>
              <w:bottom w:val="nil"/>
              <w:right w:val="nil"/>
            </w:tcBorders>
            <w:shd w:val="clear" w:color="auto" w:fill="auto"/>
            <w:noWrap/>
            <w:vAlign w:val="center"/>
          </w:tcPr>
          <w:p w14:paraId="2055115A" w14:textId="77777777" w:rsidR="00765170" w:rsidRDefault="00876367">
            <w:pPr>
              <w:pStyle w:val="af9"/>
            </w:pPr>
            <w:r>
              <w:t>account</w:t>
            </w:r>
          </w:p>
        </w:tc>
        <w:tc>
          <w:tcPr>
            <w:tcW w:w="2849" w:type="dxa"/>
            <w:tcBorders>
              <w:top w:val="nil"/>
              <w:left w:val="nil"/>
              <w:bottom w:val="nil"/>
              <w:right w:val="nil"/>
            </w:tcBorders>
            <w:shd w:val="clear" w:color="auto" w:fill="auto"/>
            <w:noWrap/>
            <w:vAlign w:val="center"/>
          </w:tcPr>
          <w:p w14:paraId="7A877CC0" w14:textId="77777777" w:rsidR="00765170" w:rsidRDefault="00876367">
            <w:pPr>
              <w:pStyle w:val="af9"/>
            </w:pPr>
            <w:r>
              <w:t>账号</w:t>
            </w:r>
          </w:p>
        </w:tc>
        <w:tc>
          <w:tcPr>
            <w:tcW w:w="1299" w:type="dxa"/>
            <w:tcBorders>
              <w:top w:val="nil"/>
              <w:left w:val="nil"/>
              <w:bottom w:val="nil"/>
              <w:right w:val="nil"/>
            </w:tcBorders>
            <w:shd w:val="clear" w:color="auto" w:fill="auto"/>
            <w:noWrap/>
            <w:vAlign w:val="center"/>
          </w:tcPr>
          <w:p w14:paraId="3AC9CC25"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6AA9895F" w14:textId="77777777" w:rsidR="00765170" w:rsidRDefault="00765170">
            <w:pPr>
              <w:pStyle w:val="af9"/>
            </w:pPr>
          </w:p>
        </w:tc>
      </w:tr>
      <w:tr w:rsidR="00765170" w14:paraId="3F59F402" w14:textId="77777777">
        <w:trPr>
          <w:trHeight w:hRule="exact" w:val="454"/>
          <w:jc w:val="center"/>
        </w:trPr>
        <w:tc>
          <w:tcPr>
            <w:tcW w:w="960" w:type="dxa"/>
            <w:tcBorders>
              <w:top w:val="nil"/>
              <w:left w:val="nil"/>
              <w:bottom w:val="nil"/>
              <w:right w:val="nil"/>
            </w:tcBorders>
            <w:shd w:val="clear" w:color="auto" w:fill="auto"/>
            <w:noWrap/>
            <w:vAlign w:val="center"/>
          </w:tcPr>
          <w:p w14:paraId="1BC9E299" w14:textId="77777777" w:rsidR="00765170" w:rsidRDefault="00876367">
            <w:pPr>
              <w:pStyle w:val="af9"/>
            </w:pPr>
            <w:r>
              <w:t>user</w:t>
            </w:r>
          </w:p>
        </w:tc>
        <w:tc>
          <w:tcPr>
            <w:tcW w:w="1153" w:type="dxa"/>
            <w:tcBorders>
              <w:top w:val="nil"/>
              <w:left w:val="nil"/>
              <w:bottom w:val="nil"/>
              <w:right w:val="nil"/>
            </w:tcBorders>
            <w:shd w:val="clear" w:color="auto" w:fill="auto"/>
            <w:noWrap/>
            <w:vAlign w:val="center"/>
          </w:tcPr>
          <w:p w14:paraId="2B06D7E8" w14:textId="77777777" w:rsidR="00765170" w:rsidRDefault="00876367">
            <w:pPr>
              <w:pStyle w:val="af9"/>
            </w:pPr>
            <w:r>
              <w:t>password</w:t>
            </w:r>
          </w:p>
        </w:tc>
        <w:tc>
          <w:tcPr>
            <w:tcW w:w="2849" w:type="dxa"/>
            <w:tcBorders>
              <w:top w:val="nil"/>
              <w:left w:val="nil"/>
              <w:bottom w:val="nil"/>
              <w:right w:val="nil"/>
            </w:tcBorders>
            <w:shd w:val="clear" w:color="auto" w:fill="auto"/>
            <w:noWrap/>
            <w:vAlign w:val="center"/>
          </w:tcPr>
          <w:p w14:paraId="4095AE55" w14:textId="77777777" w:rsidR="00765170" w:rsidRDefault="00876367">
            <w:pPr>
              <w:pStyle w:val="af9"/>
            </w:pPr>
            <w:r>
              <w:t>密码</w:t>
            </w:r>
          </w:p>
        </w:tc>
        <w:tc>
          <w:tcPr>
            <w:tcW w:w="1299" w:type="dxa"/>
            <w:tcBorders>
              <w:top w:val="nil"/>
              <w:left w:val="nil"/>
              <w:bottom w:val="nil"/>
              <w:right w:val="nil"/>
            </w:tcBorders>
            <w:shd w:val="clear" w:color="auto" w:fill="auto"/>
            <w:noWrap/>
            <w:vAlign w:val="center"/>
          </w:tcPr>
          <w:p w14:paraId="494DBE8E"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469438F5" w14:textId="77777777" w:rsidR="00765170" w:rsidRDefault="00765170">
            <w:pPr>
              <w:pStyle w:val="af9"/>
            </w:pPr>
          </w:p>
        </w:tc>
      </w:tr>
      <w:tr w:rsidR="00765170" w14:paraId="2AAEBCC3" w14:textId="77777777">
        <w:trPr>
          <w:trHeight w:hRule="exact" w:val="454"/>
          <w:jc w:val="center"/>
        </w:trPr>
        <w:tc>
          <w:tcPr>
            <w:tcW w:w="960" w:type="dxa"/>
            <w:tcBorders>
              <w:top w:val="nil"/>
              <w:left w:val="nil"/>
              <w:bottom w:val="nil"/>
              <w:right w:val="nil"/>
            </w:tcBorders>
            <w:shd w:val="clear" w:color="auto" w:fill="auto"/>
            <w:noWrap/>
            <w:vAlign w:val="center"/>
          </w:tcPr>
          <w:p w14:paraId="78F2C4DE" w14:textId="77777777" w:rsidR="00765170" w:rsidRDefault="00876367">
            <w:pPr>
              <w:pStyle w:val="af9"/>
            </w:pPr>
            <w:r>
              <w:t>user</w:t>
            </w:r>
          </w:p>
        </w:tc>
        <w:tc>
          <w:tcPr>
            <w:tcW w:w="1153" w:type="dxa"/>
            <w:tcBorders>
              <w:top w:val="nil"/>
              <w:left w:val="nil"/>
              <w:bottom w:val="nil"/>
              <w:right w:val="nil"/>
            </w:tcBorders>
            <w:shd w:val="clear" w:color="auto" w:fill="auto"/>
            <w:noWrap/>
            <w:vAlign w:val="center"/>
          </w:tcPr>
          <w:p w14:paraId="1477782E" w14:textId="77777777" w:rsidR="00765170" w:rsidRDefault="00876367">
            <w:pPr>
              <w:pStyle w:val="af9"/>
            </w:pPr>
            <w:r>
              <w:t>name</w:t>
            </w:r>
          </w:p>
        </w:tc>
        <w:tc>
          <w:tcPr>
            <w:tcW w:w="2849" w:type="dxa"/>
            <w:tcBorders>
              <w:top w:val="nil"/>
              <w:left w:val="nil"/>
              <w:bottom w:val="nil"/>
              <w:right w:val="nil"/>
            </w:tcBorders>
            <w:shd w:val="clear" w:color="auto" w:fill="auto"/>
            <w:noWrap/>
            <w:vAlign w:val="center"/>
          </w:tcPr>
          <w:p w14:paraId="464A362E" w14:textId="77777777" w:rsidR="00765170" w:rsidRDefault="00876367">
            <w:pPr>
              <w:pStyle w:val="af9"/>
            </w:pPr>
            <w:r>
              <w:t>账户名</w:t>
            </w:r>
          </w:p>
        </w:tc>
        <w:tc>
          <w:tcPr>
            <w:tcW w:w="1299" w:type="dxa"/>
            <w:tcBorders>
              <w:top w:val="nil"/>
              <w:left w:val="nil"/>
              <w:bottom w:val="nil"/>
              <w:right w:val="nil"/>
            </w:tcBorders>
            <w:shd w:val="clear" w:color="auto" w:fill="auto"/>
            <w:noWrap/>
            <w:vAlign w:val="center"/>
          </w:tcPr>
          <w:p w14:paraId="280D68C4"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2578E9D1" w14:textId="77777777" w:rsidR="00765170" w:rsidRDefault="00765170">
            <w:pPr>
              <w:pStyle w:val="af9"/>
            </w:pPr>
          </w:p>
        </w:tc>
      </w:tr>
      <w:tr w:rsidR="00765170" w14:paraId="15FAAC0A" w14:textId="77777777">
        <w:trPr>
          <w:trHeight w:hRule="exact" w:val="454"/>
          <w:jc w:val="center"/>
        </w:trPr>
        <w:tc>
          <w:tcPr>
            <w:tcW w:w="960" w:type="dxa"/>
            <w:tcBorders>
              <w:top w:val="nil"/>
              <w:left w:val="nil"/>
              <w:bottom w:val="nil"/>
              <w:right w:val="nil"/>
            </w:tcBorders>
            <w:shd w:val="clear" w:color="auto" w:fill="auto"/>
            <w:noWrap/>
            <w:vAlign w:val="center"/>
          </w:tcPr>
          <w:p w14:paraId="0C8C4369" w14:textId="77777777" w:rsidR="00765170" w:rsidRDefault="00876367">
            <w:pPr>
              <w:pStyle w:val="af9"/>
            </w:pPr>
            <w:r>
              <w:t>user</w:t>
            </w:r>
          </w:p>
        </w:tc>
        <w:tc>
          <w:tcPr>
            <w:tcW w:w="1153" w:type="dxa"/>
            <w:tcBorders>
              <w:top w:val="nil"/>
              <w:left w:val="nil"/>
              <w:bottom w:val="nil"/>
              <w:right w:val="nil"/>
            </w:tcBorders>
            <w:shd w:val="clear" w:color="auto" w:fill="auto"/>
            <w:noWrap/>
            <w:vAlign w:val="center"/>
          </w:tcPr>
          <w:p w14:paraId="7C02B9F4" w14:textId="77777777" w:rsidR="00765170" w:rsidRDefault="00876367">
            <w:pPr>
              <w:pStyle w:val="af9"/>
            </w:pPr>
            <w:r>
              <w:t>headimg</w:t>
            </w:r>
          </w:p>
        </w:tc>
        <w:tc>
          <w:tcPr>
            <w:tcW w:w="2849" w:type="dxa"/>
            <w:tcBorders>
              <w:top w:val="nil"/>
              <w:left w:val="nil"/>
              <w:bottom w:val="nil"/>
              <w:right w:val="nil"/>
            </w:tcBorders>
            <w:shd w:val="clear" w:color="auto" w:fill="auto"/>
            <w:noWrap/>
            <w:vAlign w:val="center"/>
          </w:tcPr>
          <w:p w14:paraId="0FA4C94B" w14:textId="77777777" w:rsidR="00765170" w:rsidRDefault="00876367">
            <w:pPr>
              <w:pStyle w:val="af9"/>
            </w:pPr>
            <w:r>
              <w:t>头像</w:t>
            </w:r>
          </w:p>
        </w:tc>
        <w:tc>
          <w:tcPr>
            <w:tcW w:w="1299" w:type="dxa"/>
            <w:tcBorders>
              <w:top w:val="nil"/>
              <w:left w:val="nil"/>
              <w:bottom w:val="nil"/>
              <w:right w:val="nil"/>
            </w:tcBorders>
            <w:shd w:val="clear" w:color="auto" w:fill="auto"/>
            <w:noWrap/>
            <w:vAlign w:val="center"/>
          </w:tcPr>
          <w:p w14:paraId="3FCAFB44"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6916424E" w14:textId="77777777" w:rsidR="00765170" w:rsidRDefault="00765170">
            <w:pPr>
              <w:pStyle w:val="af9"/>
            </w:pPr>
          </w:p>
        </w:tc>
      </w:tr>
      <w:tr w:rsidR="00765170" w14:paraId="2B2ED2F6" w14:textId="77777777">
        <w:trPr>
          <w:trHeight w:hRule="exact" w:val="454"/>
          <w:jc w:val="center"/>
        </w:trPr>
        <w:tc>
          <w:tcPr>
            <w:tcW w:w="960" w:type="dxa"/>
            <w:tcBorders>
              <w:top w:val="nil"/>
              <w:left w:val="nil"/>
              <w:bottom w:val="nil"/>
              <w:right w:val="nil"/>
            </w:tcBorders>
            <w:shd w:val="clear" w:color="auto" w:fill="auto"/>
            <w:noWrap/>
            <w:vAlign w:val="center"/>
          </w:tcPr>
          <w:p w14:paraId="4CA6BF38" w14:textId="77777777" w:rsidR="00765170" w:rsidRDefault="00876367">
            <w:pPr>
              <w:pStyle w:val="af9"/>
            </w:pPr>
            <w:r>
              <w:t>user</w:t>
            </w:r>
          </w:p>
        </w:tc>
        <w:tc>
          <w:tcPr>
            <w:tcW w:w="1153" w:type="dxa"/>
            <w:tcBorders>
              <w:top w:val="nil"/>
              <w:left w:val="nil"/>
              <w:bottom w:val="nil"/>
              <w:right w:val="nil"/>
            </w:tcBorders>
            <w:shd w:val="clear" w:color="auto" w:fill="auto"/>
            <w:noWrap/>
            <w:vAlign w:val="center"/>
          </w:tcPr>
          <w:p w14:paraId="34029B0A" w14:textId="77777777" w:rsidR="00765170" w:rsidRDefault="00876367">
            <w:pPr>
              <w:pStyle w:val="af9"/>
            </w:pPr>
            <w:r>
              <w:t>balance</w:t>
            </w:r>
          </w:p>
        </w:tc>
        <w:tc>
          <w:tcPr>
            <w:tcW w:w="2849" w:type="dxa"/>
            <w:tcBorders>
              <w:top w:val="nil"/>
              <w:left w:val="nil"/>
              <w:bottom w:val="nil"/>
              <w:right w:val="nil"/>
            </w:tcBorders>
            <w:shd w:val="clear" w:color="auto" w:fill="auto"/>
            <w:noWrap/>
            <w:vAlign w:val="center"/>
          </w:tcPr>
          <w:p w14:paraId="6302A459" w14:textId="77777777" w:rsidR="00765170" w:rsidRDefault="00876367">
            <w:pPr>
              <w:pStyle w:val="af9"/>
            </w:pPr>
            <w:r>
              <w:t>余额，单位</w:t>
            </w:r>
            <w:r>
              <w:t>w</w:t>
            </w:r>
          </w:p>
        </w:tc>
        <w:tc>
          <w:tcPr>
            <w:tcW w:w="1299" w:type="dxa"/>
            <w:tcBorders>
              <w:top w:val="nil"/>
              <w:left w:val="nil"/>
              <w:bottom w:val="nil"/>
              <w:right w:val="nil"/>
            </w:tcBorders>
            <w:shd w:val="clear" w:color="auto" w:fill="auto"/>
            <w:noWrap/>
            <w:vAlign w:val="center"/>
          </w:tcPr>
          <w:p w14:paraId="7767E2BD" w14:textId="77777777" w:rsidR="00765170" w:rsidRDefault="00876367">
            <w:pPr>
              <w:pStyle w:val="af9"/>
            </w:pPr>
            <w:r>
              <w:t>int(255)</w:t>
            </w:r>
          </w:p>
        </w:tc>
        <w:tc>
          <w:tcPr>
            <w:tcW w:w="960" w:type="dxa"/>
            <w:tcBorders>
              <w:top w:val="nil"/>
              <w:left w:val="nil"/>
              <w:bottom w:val="nil"/>
              <w:right w:val="nil"/>
            </w:tcBorders>
            <w:shd w:val="clear" w:color="auto" w:fill="auto"/>
            <w:noWrap/>
            <w:vAlign w:val="center"/>
          </w:tcPr>
          <w:p w14:paraId="677268E4" w14:textId="77777777" w:rsidR="00765170" w:rsidRDefault="00765170">
            <w:pPr>
              <w:pStyle w:val="af9"/>
            </w:pPr>
          </w:p>
        </w:tc>
      </w:tr>
      <w:tr w:rsidR="00765170" w14:paraId="655601EB" w14:textId="77777777">
        <w:trPr>
          <w:trHeight w:hRule="exact" w:val="454"/>
          <w:jc w:val="center"/>
        </w:trPr>
        <w:tc>
          <w:tcPr>
            <w:tcW w:w="960" w:type="dxa"/>
            <w:tcBorders>
              <w:top w:val="nil"/>
              <w:left w:val="nil"/>
              <w:bottom w:val="nil"/>
              <w:right w:val="nil"/>
            </w:tcBorders>
            <w:shd w:val="clear" w:color="auto" w:fill="auto"/>
            <w:noWrap/>
            <w:vAlign w:val="center"/>
          </w:tcPr>
          <w:p w14:paraId="3E6002EE" w14:textId="77777777" w:rsidR="00765170" w:rsidRDefault="00876367">
            <w:pPr>
              <w:pStyle w:val="af9"/>
            </w:pPr>
            <w:r>
              <w:t>user</w:t>
            </w:r>
          </w:p>
        </w:tc>
        <w:tc>
          <w:tcPr>
            <w:tcW w:w="1153" w:type="dxa"/>
            <w:tcBorders>
              <w:top w:val="nil"/>
              <w:left w:val="nil"/>
              <w:bottom w:val="nil"/>
              <w:right w:val="nil"/>
            </w:tcBorders>
            <w:shd w:val="clear" w:color="auto" w:fill="auto"/>
            <w:noWrap/>
            <w:vAlign w:val="center"/>
          </w:tcPr>
          <w:p w14:paraId="045D3CF5" w14:textId="77777777" w:rsidR="00765170" w:rsidRDefault="00876367">
            <w:pPr>
              <w:pStyle w:val="af9"/>
            </w:pPr>
            <w:r>
              <w:rPr>
                <w:rFonts w:hint="eastAsia"/>
              </w:rPr>
              <w:t>Socket</w:t>
            </w:r>
            <w:r>
              <w:t>id</w:t>
            </w:r>
          </w:p>
        </w:tc>
        <w:tc>
          <w:tcPr>
            <w:tcW w:w="2849" w:type="dxa"/>
            <w:tcBorders>
              <w:top w:val="nil"/>
              <w:left w:val="nil"/>
              <w:bottom w:val="nil"/>
              <w:right w:val="nil"/>
            </w:tcBorders>
            <w:shd w:val="clear" w:color="auto" w:fill="auto"/>
            <w:noWrap/>
            <w:vAlign w:val="center"/>
          </w:tcPr>
          <w:p w14:paraId="07F823FA" w14:textId="77777777" w:rsidR="00765170" w:rsidRDefault="00876367">
            <w:pPr>
              <w:pStyle w:val="af9"/>
            </w:pPr>
            <w:r>
              <w:rPr>
                <w:rFonts w:hint="eastAsia"/>
              </w:rPr>
              <w:t>Socket</w:t>
            </w:r>
            <w:r>
              <w:t>id</w:t>
            </w:r>
          </w:p>
        </w:tc>
        <w:tc>
          <w:tcPr>
            <w:tcW w:w="1299" w:type="dxa"/>
            <w:tcBorders>
              <w:top w:val="nil"/>
              <w:left w:val="nil"/>
              <w:bottom w:val="nil"/>
              <w:right w:val="nil"/>
            </w:tcBorders>
            <w:shd w:val="clear" w:color="auto" w:fill="auto"/>
            <w:noWrap/>
            <w:vAlign w:val="center"/>
          </w:tcPr>
          <w:p w14:paraId="5588DE4C"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7EC4F773" w14:textId="77777777" w:rsidR="00765170" w:rsidRDefault="00765170">
            <w:pPr>
              <w:pStyle w:val="af9"/>
            </w:pPr>
          </w:p>
        </w:tc>
      </w:tr>
      <w:tr w:rsidR="00765170" w14:paraId="26CD5A1B" w14:textId="77777777">
        <w:trPr>
          <w:trHeight w:hRule="exact" w:val="454"/>
          <w:jc w:val="center"/>
        </w:trPr>
        <w:tc>
          <w:tcPr>
            <w:tcW w:w="960" w:type="dxa"/>
            <w:tcBorders>
              <w:top w:val="nil"/>
              <w:left w:val="nil"/>
              <w:bottom w:val="nil"/>
              <w:right w:val="nil"/>
            </w:tcBorders>
            <w:shd w:val="clear" w:color="auto" w:fill="auto"/>
            <w:noWrap/>
            <w:vAlign w:val="center"/>
          </w:tcPr>
          <w:p w14:paraId="2F947A0D" w14:textId="77777777" w:rsidR="00765170" w:rsidRDefault="00876367">
            <w:pPr>
              <w:pStyle w:val="af9"/>
            </w:pPr>
            <w:r>
              <w:t>user</w:t>
            </w:r>
          </w:p>
        </w:tc>
        <w:tc>
          <w:tcPr>
            <w:tcW w:w="1153" w:type="dxa"/>
            <w:tcBorders>
              <w:top w:val="nil"/>
              <w:left w:val="nil"/>
              <w:bottom w:val="nil"/>
              <w:right w:val="nil"/>
            </w:tcBorders>
            <w:shd w:val="clear" w:color="auto" w:fill="auto"/>
            <w:noWrap/>
            <w:vAlign w:val="center"/>
          </w:tcPr>
          <w:p w14:paraId="6E1B0ADA" w14:textId="77777777" w:rsidR="00765170" w:rsidRDefault="00876367">
            <w:pPr>
              <w:pStyle w:val="af9"/>
            </w:pPr>
            <w:r>
              <w:t>usertype</w:t>
            </w:r>
          </w:p>
        </w:tc>
        <w:tc>
          <w:tcPr>
            <w:tcW w:w="2849" w:type="dxa"/>
            <w:tcBorders>
              <w:top w:val="nil"/>
              <w:left w:val="nil"/>
              <w:bottom w:val="nil"/>
              <w:right w:val="nil"/>
            </w:tcBorders>
            <w:shd w:val="clear" w:color="auto" w:fill="auto"/>
            <w:noWrap/>
            <w:vAlign w:val="center"/>
          </w:tcPr>
          <w:p w14:paraId="1E7C4E00" w14:textId="77777777" w:rsidR="00765170" w:rsidRDefault="00876367">
            <w:pPr>
              <w:pStyle w:val="af9"/>
            </w:pPr>
            <w:r>
              <w:t>用户身份</w:t>
            </w:r>
            <w:r>
              <w:t>:normal/store/admin</w:t>
            </w:r>
          </w:p>
        </w:tc>
        <w:tc>
          <w:tcPr>
            <w:tcW w:w="1299" w:type="dxa"/>
            <w:tcBorders>
              <w:top w:val="nil"/>
              <w:left w:val="nil"/>
              <w:bottom w:val="nil"/>
              <w:right w:val="nil"/>
            </w:tcBorders>
            <w:shd w:val="clear" w:color="auto" w:fill="auto"/>
            <w:noWrap/>
            <w:vAlign w:val="center"/>
          </w:tcPr>
          <w:p w14:paraId="21C912C5" w14:textId="77777777" w:rsidR="00765170" w:rsidRDefault="00876367">
            <w:pPr>
              <w:pStyle w:val="af9"/>
            </w:pPr>
            <w:r>
              <w:t>varchar(255)</w:t>
            </w:r>
          </w:p>
        </w:tc>
        <w:tc>
          <w:tcPr>
            <w:tcW w:w="960" w:type="dxa"/>
            <w:tcBorders>
              <w:top w:val="nil"/>
              <w:left w:val="nil"/>
              <w:bottom w:val="nil"/>
              <w:right w:val="nil"/>
            </w:tcBorders>
            <w:shd w:val="clear" w:color="auto" w:fill="auto"/>
            <w:noWrap/>
            <w:vAlign w:val="center"/>
          </w:tcPr>
          <w:p w14:paraId="39E1CEF5" w14:textId="77777777" w:rsidR="00765170" w:rsidRDefault="00765170">
            <w:pPr>
              <w:pStyle w:val="af9"/>
            </w:pPr>
          </w:p>
        </w:tc>
      </w:tr>
      <w:tr w:rsidR="00765170" w14:paraId="2BE1F915" w14:textId="77777777">
        <w:trPr>
          <w:trHeight w:hRule="exact" w:val="454"/>
          <w:jc w:val="center"/>
        </w:trPr>
        <w:tc>
          <w:tcPr>
            <w:tcW w:w="960" w:type="dxa"/>
            <w:tcBorders>
              <w:top w:val="nil"/>
              <w:left w:val="nil"/>
              <w:bottom w:val="nil"/>
              <w:right w:val="nil"/>
            </w:tcBorders>
            <w:shd w:val="clear" w:color="auto" w:fill="auto"/>
            <w:noWrap/>
            <w:vAlign w:val="center"/>
          </w:tcPr>
          <w:p w14:paraId="2F069421" w14:textId="77777777" w:rsidR="00765170" w:rsidRDefault="00876367">
            <w:pPr>
              <w:pStyle w:val="af9"/>
            </w:pPr>
            <w:r>
              <w:t>user</w:t>
            </w:r>
          </w:p>
        </w:tc>
        <w:tc>
          <w:tcPr>
            <w:tcW w:w="1153" w:type="dxa"/>
            <w:tcBorders>
              <w:top w:val="nil"/>
              <w:left w:val="nil"/>
              <w:bottom w:val="nil"/>
              <w:right w:val="nil"/>
            </w:tcBorders>
            <w:shd w:val="clear" w:color="auto" w:fill="auto"/>
            <w:noWrap/>
            <w:vAlign w:val="center"/>
          </w:tcPr>
          <w:p w14:paraId="2A6D730E" w14:textId="77777777" w:rsidR="00765170" w:rsidRDefault="00876367">
            <w:pPr>
              <w:pStyle w:val="af9"/>
            </w:pPr>
            <w:r>
              <w:t>companyid</w:t>
            </w:r>
          </w:p>
        </w:tc>
        <w:tc>
          <w:tcPr>
            <w:tcW w:w="2849" w:type="dxa"/>
            <w:tcBorders>
              <w:top w:val="nil"/>
              <w:left w:val="nil"/>
              <w:bottom w:val="nil"/>
              <w:right w:val="nil"/>
            </w:tcBorders>
            <w:shd w:val="clear" w:color="auto" w:fill="auto"/>
            <w:noWrap/>
            <w:vAlign w:val="center"/>
          </w:tcPr>
          <w:p w14:paraId="43E3BB59" w14:textId="77777777" w:rsidR="00765170" w:rsidRDefault="00876367">
            <w:pPr>
              <w:pStyle w:val="af9"/>
            </w:pPr>
            <w:r>
              <w:t>账户所属公司的</w:t>
            </w:r>
            <w:r>
              <w:t>id</w:t>
            </w:r>
          </w:p>
        </w:tc>
        <w:tc>
          <w:tcPr>
            <w:tcW w:w="1299" w:type="dxa"/>
            <w:tcBorders>
              <w:top w:val="nil"/>
              <w:left w:val="nil"/>
              <w:bottom w:val="nil"/>
              <w:right w:val="nil"/>
            </w:tcBorders>
            <w:shd w:val="clear" w:color="auto" w:fill="auto"/>
            <w:noWrap/>
            <w:vAlign w:val="center"/>
          </w:tcPr>
          <w:p w14:paraId="12972851" w14:textId="77777777" w:rsidR="00765170" w:rsidRDefault="00876367">
            <w:pPr>
              <w:pStyle w:val="af9"/>
            </w:pPr>
            <w:r>
              <w:t>int(11)</w:t>
            </w:r>
          </w:p>
        </w:tc>
        <w:tc>
          <w:tcPr>
            <w:tcW w:w="960" w:type="dxa"/>
            <w:tcBorders>
              <w:top w:val="nil"/>
              <w:left w:val="nil"/>
              <w:bottom w:val="nil"/>
              <w:right w:val="nil"/>
            </w:tcBorders>
            <w:shd w:val="clear" w:color="auto" w:fill="auto"/>
            <w:noWrap/>
            <w:vAlign w:val="center"/>
          </w:tcPr>
          <w:p w14:paraId="4BF25CE1" w14:textId="77777777" w:rsidR="00765170" w:rsidRDefault="00765170">
            <w:pPr>
              <w:pStyle w:val="af9"/>
            </w:pPr>
          </w:p>
        </w:tc>
      </w:tr>
      <w:tr w:rsidR="00765170" w14:paraId="67F6E24D" w14:textId="77777777">
        <w:trPr>
          <w:trHeight w:hRule="exact" w:val="454"/>
          <w:jc w:val="center"/>
        </w:trPr>
        <w:tc>
          <w:tcPr>
            <w:tcW w:w="960" w:type="dxa"/>
            <w:tcBorders>
              <w:top w:val="nil"/>
              <w:left w:val="nil"/>
              <w:bottom w:val="single" w:sz="12" w:space="0" w:color="auto"/>
              <w:right w:val="nil"/>
            </w:tcBorders>
            <w:shd w:val="clear" w:color="auto" w:fill="auto"/>
            <w:noWrap/>
            <w:vAlign w:val="center"/>
          </w:tcPr>
          <w:p w14:paraId="171D7033" w14:textId="77777777" w:rsidR="00765170" w:rsidRDefault="00876367">
            <w:pPr>
              <w:pStyle w:val="af9"/>
            </w:pPr>
            <w:r>
              <w:t>user</w:t>
            </w:r>
          </w:p>
        </w:tc>
        <w:tc>
          <w:tcPr>
            <w:tcW w:w="1153" w:type="dxa"/>
            <w:tcBorders>
              <w:top w:val="nil"/>
              <w:left w:val="nil"/>
              <w:bottom w:val="single" w:sz="12" w:space="0" w:color="auto"/>
              <w:right w:val="nil"/>
            </w:tcBorders>
            <w:shd w:val="clear" w:color="auto" w:fill="auto"/>
            <w:noWrap/>
            <w:vAlign w:val="center"/>
          </w:tcPr>
          <w:p w14:paraId="5F6618A3" w14:textId="77777777" w:rsidR="00765170" w:rsidRDefault="00876367">
            <w:pPr>
              <w:pStyle w:val="af9"/>
            </w:pPr>
            <w:r>
              <w:t>isonline</w:t>
            </w:r>
          </w:p>
        </w:tc>
        <w:tc>
          <w:tcPr>
            <w:tcW w:w="2849" w:type="dxa"/>
            <w:tcBorders>
              <w:top w:val="nil"/>
              <w:left w:val="nil"/>
              <w:bottom w:val="single" w:sz="12" w:space="0" w:color="auto"/>
              <w:right w:val="nil"/>
            </w:tcBorders>
            <w:shd w:val="clear" w:color="auto" w:fill="auto"/>
            <w:noWrap/>
            <w:vAlign w:val="center"/>
          </w:tcPr>
          <w:p w14:paraId="6ACC0353" w14:textId="77777777" w:rsidR="00765170" w:rsidRDefault="00876367">
            <w:pPr>
              <w:pStyle w:val="af9"/>
            </w:pPr>
            <w:r>
              <w:t>是否在线</w:t>
            </w:r>
            <w:r>
              <w:t>,1</w:t>
            </w:r>
            <w:r>
              <w:t>为</w:t>
            </w:r>
            <w:r>
              <w:t>true,0</w:t>
            </w:r>
            <w:r>
              <w:t>为</w:t>
            </w:r>
            <w:r>
              <w:t>false</w:t>
            </w:r>
          </w:p>
        </w:tc>
        <w:tc>
          <w:tcPr>
            <w:tcW w:w="1299" w:type="dxa"/>
            <w:tcBorders>
              <w:top w:val="nil"/>
              <w:left w:val="nil"/>
              <w:bottom w:val="single" w:sz="12" w:space="0" w:color="auto"/>
              <w:right w:val="nil"/>
            </w:tcBorders>
            <w:shd w:val="clear" w:color="auto" w:fill="auto"/>
            <w:noWrap/>
            <w:vAlign w:val="center"/>
          </w:tcPr>
          <w:p w14:paraId="2FA86663" w14:textId="77777777" w:rsidR="00765170" w:rsidRDefault="00876367">
            <w:pPr>
              <w:pStyle w:val="af9"/>
            </w:pPr>
            <w:r>
              <w:t>tinyint(1)</w:t>
            </w:r>
          </w:p>
        </w:tc>
        <w:tc>
          <w:tcPr>
            <w:tcW w:w="960" w:type="dxa"/>
            <w:tcBorders>
              <w:top w:val="nil"/>
              <w:left w:val="nil"/>
              <w:bottom w:val="single" w:sz="12" w:space="0" w:color="auto"/>
              <w:right w:val="nil"/>
            </w:tcBorders>
            <w:shd w:val="clear" w:color="auto" w:fill="auto"/>
            <w:noWrap/>
            <w:vAlign w:val="center"/>
          </w:tcPr>
          <w:p w14:paraId="6A6CB8B5" w14:textId="77777777" w:rsidR="00765170" w:rsidRDefault="00765170">
            <w:pPr>
              <w:pStyle w:val="af9"/>
            </w:pPr>
          </w:p>
        </w:tc>
      </w:tr>
    </w:tbl>
    <w:p w14:paraId="0554890E" w14:textId="77777777" w:rsidR="00765170" w:rsidRDefault="00765170">
      <w:pPr>
        <w:pStyle w:val="af1"/>
      </w:pPr>
    </w:p>
    <w:p w14:paraId="171A92D7" w14:textId="77777777" w:rsidR="00765170" w:rsidRDefault="00876367">
      <w:pPr>
        <w:pStyle w:val="af"/>
      </w:pPr>
      <w:bookmarkStart w:id="138" w:name="_Toc23300"/>
      <w:bookmarkStart w:id="139" w:name="_Toc3294"/>
      <w:r>
        <w:rPr>
          <w:rFonts w:hint="eastAsia"/>
        </w:rPr>
        <w:lastRenderedPageBreak/>
        <w:t xml:space="preserve">3.5 </w:t>
      </w:r>
      <w:r>
        <w:rPr>
          <w:rFonts w:hint="eastAsia"/>
        </w:rPr>
        <w:t>用户权限设计</w:t>
      </w:r>
      <w:bookmarkEnd w:id="138"/>
      <w:bookmarkEnd w:id="139"/>
    </w:p>
    <w:p w14:paraId="717FF0C8" w14:textId="77777777" w:rsidR="00765170" w:rsidRDefault="00876367">
      <w:pPr>
        <w:pStyle w:val="af3"/>
        <w:numPr>
          <w:ilvl w:val="0"/>
          <w:numId w:val="3"/>
        </w:numPr>
      </w:pPr>
      <w:bookmarkStart w:id="140" w:name="_Toc3349"/>
      <w:r>
        <w:rPr>
          <w:rFonts w:hint="eastAsia"/>
        </w:rPr>
        <w:t>未登录用户</w:t>
      </w:r>
      <w:bookmarkEnd w:id="140"/>
    </w:p>
    <w:p w14:paraId="54452F14" w14:textId="77777777" w:rsidR="00765170" w:rsidRDefault="00876367">
      <w:pPr>
        <w:pStyle w:val="af1"/>
      </w:pPr>
      <w:r>
        <w:rPr>
          <w:rFonts w:hint="eastAsia"/>
        </w:rPr>
        <w:t>用户刚进网页时处于未登录状态，只能访问选车，资讯，车友会页面，但无法进行任何提交，购买操作。一旦进行上述操作会被拦截并要求完成登录。</w:t>
      </w:r>
    </w:p>
    <w:p w14:paraId="7D2BE702" w14:textId="77777777" w:rsidR="00765170" w:rsidRDefault="00876367">
      <w:pPr>
        <w:pStyle w:val="af3"/>
        <w:numPr>
          <w:ilvl w:val="0"/>
          <w:numId w:val="3"/>
        </w:numPr>
      </w:pPr>
      <w:bookmarkStart w:id="141" w:name="_Toc11890"/>
      <w:r>
        <w:rPr>
          <w:rFonts w:hint="eastAsia"/>
        </w:rPr>
        <w:t>普通用户</w:t>
      </w:r>
      <w:bookmarkEnd w:id="141"/>
    </w:p>
    <w:p w14:paraId="184A2247" w14:textId="77777777" w:rsidR="00765170" w:rsidRDefault="00876367">
      <w:pPr>
        <w:pStyle w:val="af1"/>
      </w:pPr>
      <w:r>
        <w:rPr>
          <w:rFonts w:hint="eastAsia"/>
        </w:rPr>
        <w:t>用户注册后初始身份即为普通用户，普通用户可以访问选车，资讯，车友会，车库等界面，能够进行发帖，评论，购买汽车，管理车库等操作。普通用户在个人信息中心可以申请成为商家用户。</w:t>
      </w:r>
    </w:p>
    <w:p w14:paraId="6F11BCA8" w14:textId="77777777" w:rsidR="00765170" w:rsidRDefault="00876367">
      <w:pPr>
        <w:pStyle w:val="af3"/>
        <w:numPr>
          <w:ilvl w:val="0"/>
          <w:numId w:val="3"/>
        </w:numPr>
      </w:pPr>
      <w:bookmarkStart w:id="142" w:name="_Toc18372"/>
      <w:r>
        <w:rPr>
          <w:rFonts w:hint="eastAsia"/>
        </w:rPr>
        <w:t>商家用户</w:t>
      </w:r>
      <w:bookmarkEnd w:id="142"/>
    </w:p>
    <w:p w14:paraId="167F6215" w14:textId="77777777" w:rsidR="00765170" w:rsidRDefault="00876367">
      <w:pPr>
        <w:pStyle w:val="af1"/>
      </w:pPr>
      <w:r>
        <w:rPr>
          <w:rFonts w:hint="eastAsia"/>
        </w:rPr>
        <w:t>商家用户无法进入选车，车库等界面，但允许访问车辆管理系统，能够对车辆进行新增上传，以及现有车辆的编辑。</w:t>
      </w:r>
    </w:p>
    <w:p w14:paraId="2FE28C95" w14:textId="77777777" w:rsidR="00765170" w:rsidRDefault="00876367">
      <w:pPr>
        <w:pStyle w:val="af3"/>
        <w:numPr>
          <w:ilvl w:val="0"/>
          <w:numId w:val="3"/>
        </w:numPr>
      </w:pPr>
      <w:bookmarkStart w:id="143" w:name="_Toc6464"/>
      <w:r>
        <w:rPr>
          <w:rFonts w:hint="eastAsia"/>
        </w:rPr>
        <w:t>超级管理员</w:t>
      </w:r>
      <w:bookmarkEnd w:id="143"/>
    </w:p>
    <w:p w14:paraId="2137F883" w14:textId="77777777" w:rsidR="00765170" w:rsidRDefault="00876367">
      <w:pPr>
        <w:pStyle w:val="af1"/>
      </w:pPr>
      <w:r>
        <w:rPr>
          <w:rFonts w:hint="eastAsia"/>
        </w:rPr>
        <w:t>超级管理员可以进入任意界面，较其他权限可以访问资讯管理界面，能够对资讯进行上传发布编辑。</w:t>
      </w:r>
    </w:p>
    <w:p w14:paraId="7B457EE5" w14:textId="77777777" w:rsidR="00765170" w:rsidRDefault="00876367">
      <w:r>
        <w:rPr>
          <w:rFonts w:hint="eastAsia"/>
        </w:rPr>
        <w:br w:type="page"/>
      </w:r>
    </w:p>
    <w:p w14:paraId="34221812" w14:textId="77777777" w:rsidR="00765170" w:rsidRDefault="00765170"/>
    <w:p w14:paraId="1B022E34" w14:textId="77777777" w:rsidR="00765170" w:rsidRDefault="00876367">
      <w:pPr>
        <w:pStyle w:val="ad"/>
      </w:pPr>
      <w:bookmarkStart w:id="144" w:name="_Toc9749"/>
      <w:bookmarkStart w:id="145" w:name="_Toc6466"/>
      <w:r>
        <w:rPr>
          <w:rFonts w:hint="eastAsia"/>
        </w:rPr>
        <w:t xml:space="preserve">4 </w:t>
      </w:r>
      <w:r>
        <w:rPr>
          <w:rFonts w:hint="eastAsia"/>
        </w:rPr>
        <w:t>汽车资讯网站的开发与实现</w:t>
      </w:r>
      <w:bookmarkEnd w:id="144"/>
      <w:bookmarkEnd w:id="145"/>
    </w:p>
    <w:p w14:paraId="3DB33531" w14:textId="77777777" w:rsidR="00765170" w:rsidRDefault="00876367">
      <w:pPr>
        <w:pStyle w:val="af"/>
      </w:pPr>
      <w:bookmarkStart w:id="146" w:name="_Toc6420"/>
      <w:bookmarkStart w:id="147" w:name="_Toc16492"/>
      <w:r>
        <w:rPr>
          <w:rFonts w:hint="eastAsia"/>
        </w:rPr>
        <w:t xml:space="preserve">4.1 </w:t>
      </w:r>
      <w:r>
        <w:rPr>
          <w:rFonts w:hint="eastAsia"/>
        </w:rPr>
        <w:t>页面请求响应</w:t>
      </w:r>
      <w:bookmarkEnd w:id="146"/>
      <w:bookmarkEnd w:id="147"/>
    </w:p>
    <w:p w14:paraId="1F0C6A66" w14:textId="77777777" w:rsidR="00765170" w:rsidRDefault="00876367">
      <w:pPr>
        <w:pStyle w:val="af3"/>
      </w:pPr>
      <w:bookmarkStart w:id="148" w:name="_Toc7282"/>
      <w:r>
        <w:rPr>
          <w:rFonts w:hint="eastAsia"/>
        </w:rPr>
        <w:t>（</w:t>
      </w:r>
      <w:r>
        <w:rPr>
          <w:rFonts w:hint="eastAsia"/>
        </w:rPr>
        <w:t>1</w:t>
      </w:r>
      <w:r>
        <w:rPr>
          <w:rFonts w:hint="eastAsia"/>
        </w:rPr>
        <w:t>）</w:t>
      </w:r>
      <w:r>
        <w:rPr>
          <w:rFonts w:hint="eastAsia"/>
        </w:rPr>
        <w:t xml:space="preserve"> </w:t>
      </w:r>
      <w:r>
        <w:rPr>
          <w:rFonts w:hint="eastAsia"/>
        </w:rPr>
        <w:t>登录验证</w:t>
      </w:r>
      <w:bookmarkEnd w:id="148"/>
    </w:p>
    <w:p w14:paraId="3A5A9D7A" w14:textId="77777777" w:rsidR="00765170" w:rsidRDefault="00876367">
      <w:pPr>
        <w:pStyle w:val="af1"/>
      </w:pPr>
      <w:r>
        <w:rPr>
          <w:rFonts w:hint="eastAsia"/>
        </w:rPr>
        <w:t>因为发布评论，交易等大量功能需要用户处于在线状态，因此对于用户的请求设置了请求拦截以验证用户登录状态，主要是通过验证</w:t>
      </w:r>
      <w:r>
        <w:rPr>
          <w:rFonts w:hint="eastAsia"/>
        </w:rPr>
        <w:t>session</w:t>
      </w:r>
      <w:r>
        <w:rPr>
          <w:rFonts w:hint="eastAsia"/>
        </w:rPr>
        <w:t>中存储的</w:t>
      </w:r>
      <w:r>
        <w:rPr>
          <w:rFonts w:hint="eastAsia"/>
        </w:rPr>
        <w:t>myid</w:t>
      </w:r>
      <w:r>
        <w:rPr>
          <w:rFonts w:hint="eastAsia"/>
        </w:rPr>
        <w:t>键。只有当用户信息已经存在时，请求才会真正向后端发出。</w:t>
      </w:r>
    </w:p>
    <w:p w14:paraId="415823AB" w14:textId="77777777" w:rsidR="00765170" w:rsidRDefault="00876367">
      <w:pPr>
        <w:pStyle w:val="af1"/>
      </w:pPr>
      <w:r>
        <w:rPr>
          <w:rFonts w:hint="eastAsia"/>
        </w:rPr>
        <w:t>核心代码如下：</w:t>
      </w:r>
    </w:p>
    <w:p w14:paraId="6D5D227F" w14:textId="77777777" w:rsidR="00765170" w:rsidRDefault="00765170">
      <w:pPr>
        <w:pStyle w:val="af1"/>
      </w:pPr>
    </w:p>
    <w:p w14:paraId="29015800" w14:textId="77777777" w:rsidR="00765170" w:rsidRDefault="00876367">
      <w:pPr>
        <w:pStyle w:val="af1"/>
      </w:pPr>
      <w:r>
        <w:rPr>
          <w:noProof/>
        </w:rPr>
        <mc:AlternateContent>
          <mc:Choice Requires="wps">
            <w:drawing>
              <wp:inline distT="0" distB="0" distL="114300" distR="114300" wp14:anchorId="0A5246B9" wp14:editId="116FD91D">
                <wp:extent cx="4114800" cy="3209290"/>
                <wp:effectExtent l="0" t="0" r="0" b="0"/>
                <wp:docPr id="7" name="文本框 7"/>
                <wp:cNvGraphicFramePr/>
                <a:graphic xmlns:a="http://schemas.openxmlformats.org/drawingml/2006/main">
                  <a:graphicData uri="http://schemas.microsoft.com/office/word/2010/wordprocessingShape">
                    <wps:wsp>
                      <wps:cNvSpPr txBox="1"/>
                      <wps:spPr>
                        <a:xfrm>
                          <a:off x="2463800" y="6337935"/>
                          <a:ext cx="4114800" cy="3209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701473" w14:textId="77777777" w:rsidR="00876367" w:rsidRDefault="00876367">
                            <w:pPr>
                              <w:pStyle w:val="af7"/>
                            </w:pPr>
                            <w:r>
                              <w:t>request.interceptors.request.use(config =&gt; {</w:t>
                            </w:r>
                          </w:p>
                          <w:p w14:paraId="5DCD6E12" w14:textId="77777777" w:rsidR="00876367" w:rsidRDefault="00876367">
                            <w:pPr>
                              <w:pStyle w:val="af7"/>
                            </w:pPr>
                            <w:r>
                              <w:t>    if (!sessionStorage.getItem('myid')) {</w:t>
                            </w:r>
                          </w:p>
                          <w:p w14:paraId="2D049F27" w14:textId="77777777" w:rsidR="00876367" w:rsidRDefault="00876367">
                            <w:pPr>
                              <w:pStyle w:val="af7"/>
                            </w:pPr>
                            <w:r>
                              <w:t>        return Promise.reject({</w:t>
                            </w:r>
                          </w:p>
                          <w:p w14:paraId="255A6340" w14:textId="77777777" w:rsidR="00876367" w:rsidRDefault="00876367">
                            <w:pPr>
                              <w:pStyle w:val="af7"/>
                            </w:pPr>
                            <w:r>
                              <w:t>            code: 20001,</w:t>
                            </w:r>
                          </w:p>
                          <w:p w14:paraId="179E5E0D" w14:textId="77777777" w:rsidR="00876367" w:rsidRDefault="00876367">
                            <w:pPr>
                              <w:pStyle w:val="af7"/>
                            </w:pPr>
                            <w:r>
                              <w:t>            message: '</w:t>
                            </w:r>
                            <w:r>
                              <w:t>请先完成登录</w:t>
                            </w:r>
                            <w:r>
                              <w:t>'</w:t>
                            </w:r>
                          </w:p>
                          <w:p w14:paraId="318ADD5C" w14:textId="77777777" w:rsidR="00876367" w:rsidRDefault="00876367">
                            <w:pPr>
                              <w:pStyle w:val="af7"/>
                            </w:pPr>
                            <w:r>
                              <w:t>        })</w:t>
                            </w:r>
                          </w:p>
                          <w:p w14:paraId="375AD496" w14:textId="77777777" w:rsidR="00876367" w:rsidRDefault="00876367">
                            <w:pPr>
                              <w:pStyle w:val="af7"/>
                            </w:pPr>
                            <w:r>
                              <w:t>    } else {</w:t>
                            </w:r>
                          </w:p>
                          <w:p w14:paraId="329A40E1" w14:textId="77777777" w:rsidR="00876367" w:rsidRDefault="00876367">
                            <w:pPr>
                              <w:pStyle w:val="af7"/>
                            </w:pPr>
                            <w:r>
                              <w:t>        return config</w:t>
                            </w:r>
                          </w:p>
                          <w:p w14:paraId="62B7CF07" w14:textId="77777777" w:rsidR="00876367" w:rsidRDefault="00876367">
                            <w:pPr>
                              <w:pStyle w:val="af7"/>
                            </w:pPr>
                            <w:r>
                              <w:t>    }</w:t>
                            </w:r>
                          </w:p>
                          <w:p w14:paraId="408E30D6" w14:textId="77777777" w:rsidR="00876367" w:rsidRDefault="00876367">
                            <w:pPr>
                              <w:pStyle w:val="af7"/>
                            </w:pPr>
                            <w:r>
                              <w:t>}, err =&gt; {</w:t>
                            </w:r>
                          </w:p>
                          <w:p w14:paraId="29F44DCC" w14:textId="77777777" w:rsidR="00876367" w:rsidRDefault="00876367">
                            <w:pPr>
                              <w:pStyle w:val="af7"/>
                            </w:pPr>
                            <w:r>
                              <w:t>    return Promise.reject(err)</w:t>
                            </w:r>
                          </w:p>
                          <w:p w14:paraId="1C594C99" w14:textId="77777777" w:rsidR="00876367" w:rsidRDefault="00876367">
                            <w:pPr>
                              <w:pStyle w:val="af7"/>
                            </w:pPr>
                            <w:r>
                              <w:t>})</w:t>
                            </w:r>
                          </w:p>
                          <w:p w14:paraId="28DC59FB"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0A5246B9" id="_x0000_t202" coordsize="21600,21600" o:spt="202" path="m,l,21600r21600,l21600,xe">
                <v:stroke joinstyle="miter"/>
                <v:path gradientshapeok="t" o:connecttype="rect"/>
              </v:shapetype>
              <v:shape id="文本框 7" o:spid="_x0000_s1026" type="#_x0000_t202" style="width:324pt;height:2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" filled="f" stroked="f" strokeweight=".5pt">
                <v:textbox>
                  <w:txbxContent>
                    <w:p w14:paraId="63701473" w14:textId="77777777" w:rsidR="00876367" w:rsidRDefault="00876367">
                      <w:pPr>
                        <w:pStyle w:val="af7"/>
                      </w:pPr>
                      <w:r>
                        <w:t>request.interceptors.request.use(config =&gt; {</w:t>
                      </w:r>
                    </w:p>
                    <w:p w14:paraId="5DCD6E12" w14:textId="77777777" w:rsidR="00876367" w:rsidRDefault="00876367">
                      <w:pPr>
                        <w:pStyle w:val="af7"/>
                      </w:pPr>
                      <w:r>
                        <w:t>    if (!sessionStorage.getItem('myid')) {</w:t>
                      </w:r>
                    </w:p>
                    <w:p w14:paraId="2D049F27" w14:textId="77777777" w:rsidR="00876367" w:rsidRDefault="00876367">
                      <w:pPr>
                        <w:pStyle w:val="af7"/>
                      </w:pPr>
                      <w:r>
                        <w:t>        return Promise.reject({</w:t>
                      </w:r>
                    </w:p>
                    <w:p w14:paraId="255A6340" w14:textId="77777777" w:rsidR="00876367" w:rsidRDefault="00876367">
                      <w:pPr>
                        <w:pStyle w:val="af7"/>
                      </w:pPr>
                      <w:r>
                        <w:t>            code: 20001,</w:t>
                      </w:r>
                    </w:p>
                    <w:p w14:paraId="179E5E0D" w14:textId="77777777" w:rsidR="00876367" w:rsidRDefault="00876367">
                      <w:pPr>
                        <w:pStyle w:val="af7"/>
                      </w:pPr>
                      <w:r>
                        <w:t>            message: '</w:t>
                      </w:r>
                      <w:r>
                        <w:t>请先完成登录</w:t>
                      </w:r>
                      <w:r>
                        <w:t>'</w:t>
                      </w:r>
                    </w:p>
                    <w:p w14:paraId="318ADD5C" w14:textId="77777777" w:rsidR="00876367" w:rsidRDefault="00876367">
                      <w:pPr>
                        <w:pStyle w:val="af7"/>
                      </w:pPr>
                      <w:r>
                        <w:t>        })</w:t>
                      </w:r>
                    </w:p>
                    <w:p w14:paraId="375AD496" w14:textId="77777777" w:rsidR="00876367" w:rsidRDefault="00876367">
                      <w:pPr>
                        <w:pStyle w:val="af7"/>
                      </w:pPr>
                      <w:r>
                        <w:t>    } else {</w:t>
                      </w:r>
                    </w:p>
                    <w:p w14:paraId="329A40E1" w14:textId="77777777" w:rsidR="00876367" w:rsidRDefault="00876367">
                      <w:pPr>
                        <w:pStyle w:val="af7"/>
                      </w:pPr>
                      <w:r>
                        <w:t>        return config</w:t>
                      </w:r>
                    </w:p>
                    <w:p w14:paraId="62B7CF07" w14:textId="77777777" w:rsidR="00876367" w:rsidRDefault="00876367">
                      <w:pPr>
                        <w:pStyle w:val="af7"/>
                      </w:pPr>
                      <w:r>
                        <w:t>    }</w:t>
                      </w:r>
                    </w:p>
                    <w:p w14:paraId="408E30D6" w14:textId="77777777" w:rsidR="00876367" w:rsidRDefault="00876367">
                      <w:pPr>
                        <w:pStyle w:val="af7"/>
                      </w:pPr>
                      <w:r>
                        <w:t>}, err =&gt; {</w:t>
                      </w:r>
                    </w:p>
                    <w:p w14:paraId="29F44DCC" w14:textId="77777777" w:rsidR="00876367" w:rsidRDefault="00876367">
                      <w:pPr>
                        <w:pStyle w:val="af7"/>
                      </w:pPr>
                      <w:r>
                        <w:t>    return Promise.reject(err)</w:t>
                      </w:r>
                    </w:p>
                    <w:p w14:paraId="1C594C99" w14:textId="77777777" w:rsidR="00876367" w:rsidRDefault="00876367">
                      <w:pPr>
                        <w:pStyle w:val="af7"/>
                      </w:pPr>
                      <w:r>
                        <w:t>})</w:t>
                      </w:r>
                    </w:p>
                    <w:p w14:paraId="28DC59FB" w14:textId="77777777" w:rsidR="00876367" w:rsidRDefault="00876367">
                      <w:pPr>
                        <w:pStyle w:val="af7"/>
                      </w:pPr>
                    </w:p>
                  </w:txbxContent>
                </v:textbox>
                <w10:anchorlock/>
              </v:shape>
            </w:pict>
          </mc:Fallback>
        </mc:AlternateContent>
      </w:r>
    </w:p>
    <w:p w14:paraId="3399C733" w14:textId="77777777" w:rsidR="00765170" w:rsidRDefault="00876367">
      <w:pPr>
        <w:pStyle w:val="af3"/>
      </w:pPr>
      <w:bookmarkStart w:id="149" w:name="_Toc22186"/>
      <w:r>
        <w:rPr>
          <w:rFonts w:hint="eastAsia"/>
        </w:rPr>
        <w:t>（</w:t>
      </w:r>
      <w:r>
        <w:rPr>
          <w:rFonts w:hint="eastAsia"/>
        </w:rPr>
        <w:t>2</w:t>
      </w:r>
      <w:r>
        <w:rPr>
          <w:rFonts w:hint="eastAsia"/>
        </w:rPr>
        <w:t>）</w:t>
      </w:r>
      <w:r>
        <w:rPr>
          <w:rFonts w:hint="eastAsia"/>
        </w:rPr>
        <w:t xml:space="preserve"> </w:t>
      </w:r>
      <w:r>
        <w:rPr>
          <w:rFonts w:hint="eastAsia"/>
        </w:rPr>
        <w:t>错误拦截</w:t>
      </w:r>
      <w:bookmarkEnd w:id="149"/>
    </w:p>
    <w:p w14:paraId="2D7BC925" w14:textId="77777777" w:rsidR="00765170" w:rsidRDefault="00876367">
      <w:pPr>
        <w:pStyle w:val="af1"/>
      </w:pPr>
      <w:r>
        <w:rPr>
          <w:rFonts w:hint="eastAsia"/>
        </w:rPr>
        <w:t>无论是成功还是失败的请求，都在响应对象里定义了三个属性表示相关信息：</w:t>
      </w:r>
      <w:r>
        <w:rPr>
          <w:rFonts w:hint="eastAsia"/>
        </w:rPr>
        <w:t>code</w:t>
      </w:r>
      <w:r>
        <w:rPr>
          <w:rFonts w:hint="eastAsia"/>
        </w:rPr>
        <w:t>表示自定义响应码，</w:t>
      </w:r>
      <w:r>
        <w:rPr>
          <w:rFonts w:hint="eastAsia"/>
        </w:rPr>
        <w:t>message</w:t>
      </w:r>
      <w:r>
        <w:rPr>
          <w:rFonts w:hint="eastAsia"/>
        </w:rPr>
        <w:t>表示响应信息，</w:t>
      </w:r>
      <w:r>
        <w:rPr>
          <w:rFonts w:hint="eastAsia"/>
        </w:rPr>
        <w:t>data</w:t>
      </w:r>
      <w:r>
        <w:rPr>
          <w:rFonts w:hint="eastAsia"/>
        </w:rPr>
        <w:t>表示返回的数据。</w:t>
      </w:r>
    </w:p>
    <w:p w14:paraId="00E04D36" w14:textId="77777777" w:rsidR="00765170" w:rsidRDefault="00876367">
      <w:pPr>
        <w:pStyle w:val="af1"/>
      </w:pPr>
      <w:r>
        <w:rPr>
          <w:rFonts w:hint="eastAsia"/>
        </w:rPr>
        <w:t>当后台校验数据需要报告验证失败或者请求失败时，需要返回自定义错误信息。定义</w:t>
      </w:r>
      <w:r>
        <w:rPr>
          <w:rFonts w:hint="eastAsia"/>
        </w:rPr>
        <w:t>code:20000</w:t>
      </w:r>
      <w:r>
        <w:rPr>
          <w:rFonts w:hint="eastAsia"/>
        </w:rPr>
        <w:t>为正确信息，</w:t>
      </w:r>
      <w:r>
        <w:rPr>
          <w:rFonts w:hint="eastAsia"/>
        </w:rPr>
        <w:t>code:20001</w:t>
      </w:r>
      <w:r>
        <w:rPr>
          <w:rFonts w:hint="eastAsia"/>
        </w:rPr>
        <w:t>为错误信息。当响应拦截器获取到</w:t>
      </w:r>
      <w:r>
        <w:rPr>
          <w:rFonts w:hint="eastAsia"/>
        </w:rPr>
        <w:t>code:20001</w:t>
      </w:r>
      <w:r>
        <w:rPr>
          <w:rFonts w:hint="eastAsia"/>
        </w:rPr>
        <w:t>的信息时，就会返回</w:t>
      </w:r>
      <w:r>
        <w:rPr>
          <w:rFonts w:hint="eastAsia"/>
        </w:rPr>
        <w:t>promise.reject</w:t>
      </w:r>
      <w:r>
        <w:rPr>
          <w:rFonts w:hint="eastAsia"/>
        </w:rPr>
        <w:t>对象，告诉前台失败信息。</w:t>
      </w:r>
    </w:p>
    <w:p w14:paraId="37FED002" w14:textId="77777777" w:rsidR="00765170" w:rsidRDefault="00876367">
      <w:pPr>
        <w:pStyle w:val="af1"/>
      </w:pPr>
      <w:r>
        <w:rPr>
          <w:rFonts w:hint="eastAsia"/>
        </w:rPr>
        <w:t>核心代码如下：</w:t>
      </w:r>
    </w:p>
    <w:p w14:paraId="457EA9D4" w14:textId="77777777" w:rsidR="00765170" w:rsidRDefault="00876367">
      <w:pPr>
        <w:pStyle w:val="af1"/>
      </w:pPr>
      <w:r>
        <w:rPr>
          <w:noProof/>
        </w:rPr>
        <w:lastRenderedPageBreak/>
        <mc:AlternateContent>
          <mc:Choice Requires="wps">
            <w:drawing>
              <wp:inline distT="0" distB="0" distL="114300" distR="114300" wp14:anchorId="0AE8DFF7" wp14:editId="22E4C393">
                <wp:extent cx="4970145" cy="2361565"/>
                <wp:effectExtent l="0" t="0" r="13335" b="635"/>
                <wp:docPr id="22" name="文本框 22"/>
                <wp:cNvGraphicFramePr/>
                <a:graphic xmlns:a="http://schemas.openxmlformats.org/drawingml/2006/main">
                  <a:graphicData uri="http://schemas.microsoft.com/office/word/2010/wordprocessingShape">
                    <wps:wsp>
                      <wps:cNvSpPr txBox="1"/>
                      <wps:spPr>
                        <a:xfrm>
                          <a:off x="2116455" y="2771775"/>
                          <a:ext cx="4970145" cy="23615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3313A73" w14:textId="77777777" w:rsidR="00876367" w:rsidRDefault="00876367">
                            <w:pPr>
                              <w:pStyle w:val="af7"/>
                            </w:pPr>
                            <w:r>
                              <w:t>request.interceptors.response.use(response =&gt; {</w:t>
                            </w:r>
                          </w:p>
                          <w:p w14:paraId="329C1329" w14:textId="77777777" w:rsidR="00876367" w:rsidRDefault="00876367">
                            <w:pPr>
                              <w:pStyle w:val="af7"/>
                            </w:pPr>
                            <w:r>
                              <w:t>    if (response.data.code != 20000) {</w:t>
                            </w:r>
                          </w:p>
                          <w:p w14:paraId="2897ED61" w14:textId="77777777" w:rsidR="00876367" w:rsidRDefault="00876367">
                            <w:pPr>
                              <w:pStyle w:val="af7"/>
                            </w:pPr>
                            <w:r>
                              <w:t>        return Promise.reject(response.data)</w:t>
                            </w:r>
                          </w:p>
                          <w:p w14:paraId="677A61C7" w14:textId="77777777" w:rsidR="00876367" w:rsidRDefault="00876367">
                            <w:pPr>
                              <w:pStyle w:val="af7"/>
                            </w:pPr>
                            <w:r>
                              <w:t>    } else {</w:t>
                            </w:r>
                          </w:p>
                          <w:p w14:paraId="5D05EA54" w14:textId="77777777" w:rsidR="00876367" w:rsidRDefault="00876367">
                            <w:pPr>
                              <w:pStyle w:val="af7"/>
                            </w:pPr>
                            <w:r>
                              <w:t>        return response //</w:t>
                            </w:r>
                            <w:r>
                              <w:t>拦截处理响应结果，直接返回需要的数据</w:t>
                            </w:r>
                          </w:p>
                          <w:p w14:paraId="46FB8CF4" w14:textId="77777777" w:rsidR="00876367" w:rsidRDefault="00876367">
                            <w:pPr>
                              <w:pStyle w:val="af7"/>
                            </w:pPr>
                            <w:r>
                              <w:t>    }</w:t>
                            </w:r>
                          </w:p>
                          <w:p w14:paraId="3B5B50D2" w14:textId="77777777" w:rsidR="00876367" w:rsidRDefault="00876367">
                            <w:pPr>
                              <w:pStyle w:val="af7"/>
                            </w:pPr>
                          </w:p>
                          <w:p w14:paraId="39385C82" w14:textId="77777777" w:rsidR="00876367" w:rsidRDefault="00876367">
                            <w:pPr>
                              <w:pStyle w:val="af7"/>
                            </w:pPr>
                            <w:r>
                              <w:t>}, err =&gt; {</w:t>
                            </w:r>
                          </w:p>
                          <w:p w14:paraId="4241C75C" w14:textId="77777777" w:rsidR="00876367" w:rsidRDefault="00876367">
                            <w:pPr>
                              <w:pStyle w:val="af7"/>
                            </w:pPr>
                            <w:r>
                              <w:t>    console.log(err)</w:t>
                            </w:r>
                          </w:p>
                          <w:p w14:paraId="7089EFFB" w14:textId="77777777" w:rsidR="00876367" w:rsidRDefault="00876367">
                            <w:pPr>
                              <w:pStyle w:val="af7"/>
                            </w:pPr>
                            <w:r>
                              <w:t>    return Promise.reject(err)</w:t>
                            </w:r>
                          </w:p>
                          <w:p w14:paraId="76C86F09" w14:textId="77777777" w:rsidR="00876367" w:rsidRDefault="00876367">
                            <w:pPr>
                              <w:pStyle w:val="af7"/>
                            </w:pPr>
                            <w:r>
                              <w:t>})</w:t>
                            </w:r>
                          </w:p>
                          <w:p w14:paraId="02589A0B"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AE8DFF7" id="文本框 22" o:spid="_x0000_s1027" type="#_x0000_t202" style="width:391.35pt;height:18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" fillcolor="white [3201]" stroked="f" strokeweight=".5pt">
                <v:textbox>
                  <w:txbxContent>
                    <w:p w14:paraId="23313A73" w14:textId="77777777" w:rsidR="00876367" w:rsidRDefault="00876367">
                      <w:pPr>
                        <w:pStyle w:val="af7"/>
                      </w:pPr>
                      <w:r>
                        <w:t>request.interceptors.response.use(response =&gt; {</w:t>
                      </w:r>
                    </w:p>
                    <w:p w14:paraId="329C1329" w14:textId="77777777" w:rsidR="00876367" w:rsidRDefault="00876367">
                      <w:pPr>
                        <w:pStyle w:val="af7"/>
                      </w:pPr>
                      <w:r>
                        <w:t>    if (response.data.code != 20000) {</w:t>
                      </w:r>
                    </w:p>
                    <w:p w14:paraId="2897ED61" w14:textId="77777777" w:rsidR="00876367" w:rsidRDefault="00876367">
                      <w:pPr>
                        <w:pStyle w:val="af7"/>
                      </w:pPr>
                      <w:r>
                        <w:t>        return Promise.reject(response.data)</w:t>
                      </w:r>
                    </w:p>
                    <w:p w14:paraId="677A61C7" w14:textId="77777777" w:rsidR="00876367" w:rsidRDefault="00876367">
                      <w:pPr>
                        <w:pStyle w:val="af7"/>
                      </w:pPr>
                      <w:r>
                        <w:t>    } else {</w:t>
                      </w:r>
                    </w:p>
                    <w:p w14:paraId="5D05EA54" w14:textId="77777777" w:rsidR="00876367" w:rsidRDefault="00876367">
                      <w:pPr>
                        <w:pStyle w:val="af7"/>
                      </w:pPr>
                      <w:r>
                        <w:t>        return response //</w:t>
                      </w:r>
                      <w:r>
                        <w:t>拦截处理响应结果，直接返回需要的数据</w:t>
                      </w:r>
                    </w:p>
                    <w:p w14:paraId="46FB8CF4" w14:textId="77777777" w:rsidR="00876367" w:rsidRDefault="00876367">
                      <w:pPr>
                        <w:pStyle w:val="af7"/>
                      </w:pPr>
                      <w:r>
                        <w:t>    }</w:t>
                      </w:r>
                    </w:p>
                    <w:p w14:paraId="3B5B50D2" w14:textId="77777777" w:rsidR="00876367" w:rsidRDefault="00876367">
                      <w:pPr>
                        <w:pStyle w:val="af7"/>
                      </w:pPr>
                    </w:p>
                    <w:p w14:paraId="39385C82" w14:textId="77777777" w:rsidR="00876367" w:rsidRDefault="00876367">
                      <w:pPr>
                        <w:pStyle w:val="af7"/>
                      </w:pPr>
                      <w:r>
                        <w:t>}, err =&gt; {</w:t>
                      </w:r>
                    </w:p>
                    <w:p w14:paraId="4241C75C" w14:textId="77777777" w:rsidR="00876367" w:rsidRDefault="00876367">
                      <w:pPr>
                        <w:pStyle w:val="af7"/>
                      </w:pPr>
                      <w:r>
                        <w:t>    console.log(err)</w:t>
                      </w:r>
                    </w:p>
                    <w:p w14:paraId="7089EFFB" w14:textId="77777777" w:rsidR="00876367" w:rsidRDefault="00876367">
                      <w:pPr>
                        <w:pStyle w:val="af7"/>
                      </w:pPr>
                      <w:r>
                        <w:t>    return Promise.reject(err)</w:t>
                      </w:r>
                    </w:p>
                    <w:p w14:paraId="76C86F09" w14:textId="77777777" w:rsidR="00876367" w:rsidRDefault="00876367">
                      <w:pPr>
                        <w:pStyle w:val="af7"/>
                      </w:pPr>
                      <w:r>
                        <w:t>})</w:t>
                      </w:r>
                    </w:p>
                    <w:p w14:paraId="02589A0B" w14:textId="77777777" w:rsidR="00876367" w:rsidRDefault="00876367">
                      <w:pPr>
                        <w:pStyle w:val="af7"/>
                      </w:pPr>
                    </w:p>
                  </w:txbxContent>
                </v:textbox>
                <w10:anchorlock/>
              </v:shape>
            </w:pict>
          </mc:Fallback>
        </mc:AlternateContent>
      </w:r>
    </w:p>
    <w:p w14:paraId="27460BCD" w14:textId="77777777" w:rsidR="00765170" w:rsidRDefault="00765170">
      <w:pPr>
        <w:pStyle w:val="af1"/>
      </w:pPr>
    </w:p>
    <w:p w14:paraId="453F6C86" w14:textId="77777777" w:rsidR="00765170" w:rsidRDefault="00876367">
      <w:pPr>
        <w:pStyle w:val="af"/>
      </w:pPr>
      <w:bookmarkStart w:id="150" w:name="_Toc3801"/>
      <w:bookmarkStart w:id="151" w:name="_Toc16684"/>
      <w:r>
        <w:rPr>
          <w:rFonts w:hint="eastAsia"/>
        </w:rPr>
        <w:t xml:space="preserve">4.2 </w:t>
      </w:r>
      <w:r>
        <w:rPr>
          <w:rFonts w:hint="eastAsia"/>
        </w:rPr>
        <w:t>代理</w:t>
      </w:r>
      <w:r>
        <w:rPr>
          <w:rFonts w:hint="eastAsia"/>
        </w:rPr>
        <w:t>/</w:t>
      </w:r>
      <w:r>
        <w:rPr>
          <w:rFonts w:hint="eastAsia"/>
        </w:rPr>
        <w:t>打包设置</w:t>
      </w:r>
      <w:bookmarkEnd w:id="150"/>
      <w:bookmarkEnd w:id="151"/>
    </w:p>
    <w:p w14:paraId="2D331B3C" w14:textId="77777777" w:rsidR="00765170" w:rsidRDefault="00876367">
      <w:pPr>
        <w:pStyle w:val="af1"/>
      </w:pPr>
      <w:r>
        <w:rPr>
          <w:rFonts w:hint="eastAsia"/>
        </w:rPr>
        <w:t>设置反向代理是为了避免开发时的跨域问题，以及相关</w:t>
      </w:r>
      <w:r>
        <w:rPr>
          <w:rFonts w:hint="eastAsia"/>
        </w:rPr>
        <w:t>WebSocket</w:t>
      </w:r>
      <w:r>
        <w:rPr>
          <w:rFonts w:hint="eastAsia"/>
        </w:rPr>
        <w:t>通讯的权限问题。可以根据请求</w:t>
      </w:r>
      <w:r>
        <w:rPr>
          <w:rFonts w:hint="eastAsia"/>
        </w:rPr>
        <w:t>baseurl</w:t>
      </w:r>
      <w:r>
        <w:rPr>
          <w:rFonts w:hint="eastAsia"/>
        </w:rPr>
        <w:t>替换成自己希望的目标请求地址。</w:t>
      </w:r>
    </w:p>
    <w:p w14:paraId="1CA89C60" w14:textId="77777777" w:rsidR="00765170" w:rsidRDefault="00876367">
      <w:pPr>
        <w:pStyle w:val="af1"/>
      </w:pPr>
      <w:r>
        <w:rPr>
          <w:rFonts w:hint="eastAsia"/>
        </w:rPr>
        <w:t>核心代码如下：</w:t>
      </w:r>
    </w:p>
    <w:p w14:paraId="0B83BE9C" w14:textId="77777777" w:rsidR="00765170" w:rsidRDefault="00876367">
      <w:pPr>
        <w:pStyle w:val="af1"/>
      </w:pPr>
      <w:r>
        <w:rPr>
          <w:noProof/>
        </w:rPr>
        <mc:AlternateContent>
          <mc:Choice Requires="wps">
            <w:drawing>
              <wp:inline distT="0" distB="0" distL="114300" distR="114300" wp14:anchorId="3D2FA4C3" wp14:editId="67D095D1">
                <wp:extent cx="5546090" cy="2325370"/>
                <wp:effectExtent l="0" t="0" r="1270" b="6350"/>
                <wp:docPr id="23" name="文本框 23"/>
                <wp:cNvGraphicFramePr/>
                <a:graphic xmlns:a="http://schemas.openxmlformats.org/drawingml/2006/main">
                  <a:graphicData uri="http://schemas.microsoft.com/office/word/2010/wordprocessingShape">
                    <wps:wsp>
                      <wps:cNvSpPr txBox="1"/>
                      <wps:spPr>
                        <a:xfrm>
                          <a:off x="2540000" y="6543040"/>
                          <a:ext cx="5546090" cy="2325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8696BA6" w14:textId="77777777" w:rsidR="00876367" w:rsidRDefault="00876367">
                            <w:pPr>
                              <w:pStyle w:val="af7"/>
                            </w:pPr>
                            <w:r>
                              <w:t xml:space="preserve"> '/loc': {</w:t>
                            </w:r>
                          </w:p>
                          <w:p w14:paraId="3F5390FA" w14:textId="77777777" w:rsidR="00876367" w:rsidRDefault="00876367">
                            <w:pPr>
                              <w:pStyle w:val="af7"/>
                            </w:pPr>
                            <w:r>
                              <w:t>        pathRewrite: {</w:t>
                            </w:r>
                          </w:p>
                          <w:p w14:paraId="03EDA037" w14:textId="77777777" w:rsidR="00876367" w:rsidRDefault="00876367">
                            <w:pPr>
                              <w:pStyle w:val="af7"/>
                            </w:pPr>
                            <w:r>
                              <w:t>          '^/loc': ''</w:t>
                            </w:r>
                          </w:p>
                          <w:p w14:paraId="4E2805D7" w14:textId="77777777" w:rsidR="00876367" w:rsidRDefault="00876367">
                            <w:pPr>
                              <w:pStyle w:val="af7"/>
                            </w:pPr>
                            <w:r>
                              <w:t>        },</w:t>
                            </w:r>
                          </w:p>
                          <w:p w14:paraId="7074FB38" w14:textId="77777777" w:rsidR="00876367" w:rsidRDefault="00876367">
                            <w:pPr>
                              <w:pStyle w:val="af7"/>
                            </w:pPr>
                            <w:r>
                              <w:t>        target: "http://localhost:3201",</w:t>
                            </w:r>
                          </w:p>
                          <w:p w14:paraId="52D685AF" w14:textId="77777777" w:rsidR="00876367" w:rsidRDefault="00876367">
                            <w:pPr>
                              <w:pStyle w:val="af7"/>
                            </w:pPr>
                            <w:r>
                              <w:t xml:space="preserve">        ws: true, // </w:t>
                            </w:r>
                            <w:r>
                              <w:t>是否开启</w:t>
                            </w:r>
                            <w:r>
                              <w:t xml:space="preserve"> websokets</w:t>
                            </w:r>
                          </w:p>
                          <w:p w14:paraId="0AD36B9C" w14:textId="77777777" w:rsidR="00876367" w:rsidRDefault="00876367">
                            <w:pPr>
                              <w:pStyle w:val="af7"/>
                            </w:pPr>
                            <w:r>
                              <w:t xml:space="preserve">        secure: false, // </w:t>
                            </w:r>
                            <w:r>
                              <w:t>是否安全，</w:t>
                            </w:r>
                            <w:r>
                              <w:t xml:space="preserve">https </w:t>
                            </w:r>
                            <w:r>
                              <w:t>为</w:t>
                            </w:r>
                            <w:r>
                              <w:t xml:space="preserve"> true</w:t>
                            </w:r>
                            <w:r>
                              <w:t>，</w:t>
                            </w:r>
                            <w:r>
                              <w:t xml:space="preserve">http </w:t>
                            </w:r>
                            <w:r>
                              <w:t>为</w:t>
                            </w:r>
                            <w:r>
                              <w:t xml:space="preserve"> false</w:t>
                            </w:r>
                          </w:p>
                          <w:p w14:paraId="6BD3FBC3" w14:textId="77777777" w:rsidR="00876367" w:rsidRDefault="00876367">
                            <w:pPr>
                              <w:pStyle w:val="af7"/>
                            </w:pPr>
                            <w:r>
                              <w:t>        changeOrigin: true,</w:t>
                            </w:r>
                          </w:p>
                          <w:p w14:paraId="3E6E5B9B" w14:textId="77777777" w:rsidR="00876367" w:rsidRDefault="00876367">
                            <w:pPr>
                              <w:pStyle w:val="af7"/>
                            </w:pPr>
                            <w:r>
                              <w:t>      },</w:t>
                            </w:r>
                          </w:p>
                          <w:p w14:paraId="2ABD1536"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D2FA4C3" id="文本框 23" o:spid="_x0000_s1028" type="#_x0000_t202" style="width:436.7pt;height:18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" fillcolor="white [3201]" stroked="f" strokeweight=".5pt">
                <v:textbox>
                  <w:txbxContent>
                    <w:p w14:paraId="38696BA6" w14:textId="77777777" w:rsidR="00876367" w:rsidRDefault="00876367">
                      <w:pPr>
                        <w:pStyle w:val="af7"/>
                      </w:pPr>
                      <w:r>
                        <w:t xml:space="preserve"> '/loc': {</w:t>
                      </w:r>
                    </w:p>
                    <w:p w14:paraId="3F5390FA" w14:textId="77777777" w:rsidR="00876367" w:rsidRDefault="00876367">
                      <w:pPr>
                        <w:pStyle w:val="af7"/>
                      </w:pPr>
                      <w:r>
                        <w:t>        pathRewrite: {</w:t>
                      </w:r>
                    </w:p>
                    <w:p w14:paraId="03EDA037" w14:textId="77777777" w:rsidR="00876367" w:rsidRDefault="00876367">
                      <w:pPr>
                        <w:pStyle w:val="af7"/>
                      </w:pPr>
                      <w:r>
                        <w:t>          '^/loc': ''</w:t>
                      </w:r>
                    </w:p>
                    <w:p w14:paraId="4E2805D7" w14:textId="77777777" w:rsidR="00876367" w:rsidRDefault="00876367">
                      <w:pPr>
                        <w:pStyle w:val="af7"/>
                      </w:pPr>
                      <w:r>
                        <w:t>        },</w:t>
                      </w:r>
                    </w:p>
                    <w:p w14:paraId="7074FB38" w14:textId="77777777" w:rsidR="00876367" w:rsidRDefault="00876367">
                      <w:pPr>
                        <w:pStyle w:val="af7"/>
                      </w:pPr>
                      <w:r>
                        <w:t>        target: "http://localhost:3201",</w:t>
                      </w:r>
                    </w:p>
                    <w:p w14:paraId="52D685AF" w14:textId="77777777" w:rsidR="00876367" w:rsidRDefault="00876367">
                      <w:pPr>
                        <w:pStyle w:val="af7"/>
                      </w:pPr>
                      <w:r>
                        <w:t xml:space="preserve">        ws: true, // </w:t>
                      </w:r>
                      <w:r>
                        <w:t>是否开启</w:t>
                      </w:r>
                      <w:r>
                        <w:t xml:space="preserve"> websokets</w:t>
                      </w:r>
                    </w:p>
                    <w:p w14:paraId="0AD36B9C" w14:textId="77777777" w:rsidR="00876367" w:rsidRDefault="00876367">
                      <w:pPr>
                        <w:pStyle w:val="af7"/>
                      </w:pPr>
                      <w:r>
                        <w:t xml:space="preserve">        secure: false, // </w:t>
                      </w:r>
                      <w:r>
                        <w:t>是否安全，</w:t>
                      </w:r>
                      <w:r>
                        <w:t xml:space="preserve">https </w:t>
                      </w:r>
                      <w:r>
                        <w:t>为</w:t>
                      </w:r>
                      <w:r>
                        <w:t xml:space="preserve"> true</w:t>
                      </w:r>
                      <w:r>
                        <w:t>，</w:t>
                      </w:r>
                      <w:r>
                        <w:t xml:space="preserve">http </w:t>
                      </w:r>
                      <w:r>
                        <w:t>为</w:t>
                      </w:r>
                      <w:r>
                        <w:t xml:space="preserve"> false</w:t>
                      </w:r>
                    </w:p>
                    <w:p w14:paraId="6BD3FBC3" w14:textId="77777777" w:rsidR="00876367" w:rsidRDefault="00876367">
                      <w:pPr>
                        <w:pStyle w:val="af7"/>
                      </w:pPr>
                      <w:r>
                        <w:t>        changeOrigin: true,</w:t>
                      </w:r>
                    </w:p>
                    <w:p w14:paraId="3E6E5B9B" w14:textId="77777777" w:rsidR="00876367" w:rsidRDefault="00876367">
                      <w:pPr>
                        <w:pStyle w:val="af7"/>
                      </w:pPr>
                      <w:r>
                        <w:t>      },</w:t>
                      </w:r>
                    </w:p>
                    <w:p w14:paraId="2ABD1536" w14:textId="77777777" w:rsidR="00876367" w:rsidRDefault="00876367">
                      <w:pPr>
                        <w:pStyle w:val="af7"/>
                      </w:pPr>
                    </w:p>
                  </w:txbxContent>
                </v:textbox>
                <w10:anchorlock/>
              </v:shape>
            </w:pict>
          </mc:Fallback>
        </mc:AlternateContent>
      </w:r>
    </w:p>
    <w:p w14:paraId="58340ED5" w14:textId="77777777" w:rsidR="00765170" w:rsidRDefault="00876367">
      <w:pPr>
        <w:pStyle w:val="af1"/>
      </w:pPr>
      <w:r>
        <w:t>     </w:t>
      </w:r>
    </w:p>
    <w:p w14:paraId="6029E901" w14:textId="77777777" w:rsidR="00765170" w:rsidRDefault="00876367">
      <w:pPr>
        <w:pStyle w:val="af1"/>
      </w:pPr>
      <w:r>
        <w:rPr>
          <w:rFonts w:hint="eastAsia"/>
        </w:rPr>
        <w:t>打包设置是为了将前端项目生成浏览器可是识别的静态资源文件。并且可以使用</w:t>
      </w:r>
      <w:r>
        <w:rPr>
          <w:rFonts w:hint="eastAsia"/>
        </w:rPr>
        <w:t>Plugin</w:t>
      </w:r>
      <w:r>
        <w:rPr>
          <w:rFonts w:hint="eastAsia"/>
        </w:rPr>
        <w:t>的插件对打包进行优化，将生成的静态资源文件进一步压缩，减小打包文件的大小从而提高页面的加载速度。</w:t>
      </w:r>
    </w:p>
    <w:p w14:paraId="42DCAD38" w14:textId="77777777" w:rsidR="00765170" w:rsidRDefault="00876367">
      <w:pPr>
        <w:pStyle w:val="af1"/>
      </w:pPr>
      <w:r>
        <w:rPr>
          <w:rFonts w:hint="eastAsia"/>
        </w:rPr>
        <w:t>打包核心代码如下：</w:t>
      </w:r>
    </w:p>
    <w:p w14:paraId="26EE1FBA" w14:textId="77777777" w:rsidR="00765170" w:rsidRDefault="00876367">
      <w:pPr>
        <w:pStyle w:val="af1"/>
      </w:pPr>
      <w:r>
        <w:rPr>
          <w:noProof/>
        </w:rPr>
        <w:lastRenderedPageBreak/>
        <mc:AlternateContent>
          <mc:Choice Requires="wps">
            <w:drawing>
              <wp:inline distT="0" distB="0" distL="114300" distR="114300" wp14:anchorId="48106FFB" wp14:editId="39A4D018">
                <wp:extent cx="4994910" cy="2774315"/>
                <wp:effectExtent l="0" t="0" r="3810" b="14605"/>
                <wp:docPr id="24" name="文本框 24"/>
                <wp:cNvGraphicFramePr/>
                <a:graphic xmlns:a="http://schemas.openxmlformats.org/drawingml/2006/main">
                  <a:graphicData uri="http://schemas.microsoft.com/office/word/2010/wordprocessingShape">
                    <wps:wsp>
                      <wps:cNvSpPr txBox="1"/>
                      <wps:spPr>
                        <a:xfrm>
                          <a:off x="1811655" y="1577975"/>
                          <a:ext cx="4994910" cy="2774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79440B" w14:textId="77777777" w:rsidR="00876367" w:rsidRDefault="00876367">
                            <w:pPr>
                              <w:pStyle w:val="af7"/>
                            </w:pPr>
                            <w:r>
                              <w:t>configure</w:t>
                            </w:r>
                            <w:r>
                              <w:rPr>
                                <w:rFonts w:hint="eastAsia"/>
                              </w:rPr>
                              <w:t>Webpack</w:t>
                            </w:r>
                            <w:r>
                              <w:t>: {</w:t>
                            </w:r>
                          </w:p>
                          <w:p w14:paraId="4A3455A1" w14:textId="77777777" w:rsidR="00876367" w:rsidRDefault="00876367">
                            <w:pPr>
                              <w:pStyle w:val="af7"/>
                            </w:pPr>
                            <w:r>
                              <w:t xml:space="preserve">    </w:t>
                            </w:r>
                            <w:r>
                              <w:rPr>
                                <w:rFonts w:hint="eastAsia"/>
                              </w:rPr>
                              <w:t>Plugin</w:t>
                            </w:r>
                            <w:r>
                              <w:t>s: [</w:t>
                            </w:r>
                          </w:p>
                          <w:p w14:paraId="54C5D016" w14:textId="77777777" w:rsidR="00876367" w:rsidRDefault="00876367">
                            <w:pPr>
                              <w:pStyle w:val="af7"/>
                            </w:pPr>
                            <w:r>
                              <w:t>      new Compression</w:t>
                            </w:r>
                            <w:r>
                              <w:rPr>
                                <w:rFonts w:hint="eastAsia"/>
                              </w:rPr>
                              <w:t>Plugin</w:t>
                            </w:r>
                            <w:r>
                              <w:t>({</w:t>
                            </w:r>
                          </w:p>
                          <w:p w14:paraId="43CCCA96" w14:textId="77777777" w:rsidR="00876367" w:rsidRDefault="00876367">
                            <w:pPr>
                              <w:pStyle w:val="af7"/>
                            </w:pPr>
                            <w:r>
                              <w:t>        test: /\.(js|</w:t>
                            </w:r>
                            <w:r>
                              <w:rPr>
                                <w:rFonts w:hint="eastAsia"/>
                              </w:rPr>
                              <w:t>Css</w:t>
                            </w:r>
                            <w:r>
                              <w:t xml:space="preserve">)?$/i, // </w:t>
                            </w:r>
                            <w:r>
                              <w:t>哪些文件要压缩</w:t>
                            </w:r>
                          </w:p>
                          <w:p w14:paraId="2284BA3B" w14:textId="77777777" w:rsidR="00876367" w:rsidRDefault="00876367">
                            <w:pPr>
                              <w:pStyle w:val="af7"/>
                            </w:pPr>
                            <w:r>
                              <w:t>        filename: '[path].gz[query]',</w:t>
                            </w:r>
                            <w:r>
                              <w:t xml:space="preserve">　</w:t>
                            </w:r>
                            <w:r>
                              <w:t xml:space="preserve">// </w:t>
                            </w:r>
                            <w:r>
                              <w:t>压缩后的文件名</w:t>
                            </w:r>
                          </w:p>
                          <w:p w14:paraId="58E925D3" w14:textId="77777777" w:rsidR="00876367" w:rsidRDefault="00876367">
                            <w:pPr>
                              <w:pStyle w:val="af7"/>
                            </w:pPr>
                            <w:r>
                              <w:t>        algorithm: 'gzip',</w:t>
                            </w:r>
                            <w:r>
                              <w:t xml:space="preserve">　</w:t>
                            </w:r>
                            <w:r>
                              <w:t xml:space="preserve">// </w:t>
                            </w:r>
                            <w:r>
                              <w:t>使用</w:t>
                            </w:r>
                            <w:r>
                              <w:t>gzip</w:t>
                            </w:r>
                            <w:r>
                              <w:t>压缩</w:t>
                            </w:r>
                          </w:p>
                          <w:p w14:paraId="035CF8EE" w14:textId="77777777" w:rsidR="00876367" w:rsidRDefault="00876367">
                            <w:pPr>
                              <w:pStyle w:val="af7"/>
                            </w:pPr>
                            <w:r>
                              <w:t>        minRatio: 1,</w:t>
                            </w:r>
                            <w:r>
                              <w:t xml:space="preserve">　</w:t>
                            </w:r>
                            <w:r>
                              <w:t xml:space="preserve">// </w:t>
                            </w:r>
                            <w:r>
                              <w:t>压缩率小于</w:t>
                            </w:r>
                            <w:r>
                              <w:t>1</w:t>
                            </w:r>
                            <w:r>
                              <w:t>才会压缩</w:t>
                            </w:r>
                          </w:p>
                          <w:p w14:paraId="20C67DCE" w14:textId="77777777" w:rsidR="00876367" w:rsidRDefault="00876367">
                            <w:pPr>
                              <w:pStyle w:val="af7"/>
                            </w:pPr>
                            <w:r>
                              <w:t xml:space="preserve">        deleteOriginalAssets: false // </w:t>
                            </w:r>
                            <w:r>
                              <w:t>删除未压缩的文件，谨慎设置，如果希望提供非</w:t>
                            </w:r>
                            <w:r>
                              <w:t>gzip</w:t>
                            </w:r>
                            <w:r>
                              <w:t>的资源，可不设置或者设置为</w:t>
                            </w:r>
                            <w:r>
                              <w:t>false</w:t>
                            </w:r>
                          </w:p>
                          <w:p w14:paraId="79D51C47" w14:textId="77777777" w:rsidR="00876367" w:rsidRDefault="00876367">
                            <w:pPr>
                              <w:pStyle w:val="af7"/>
                            </w:pPr>
                            <w:r>
                              <w:t>      })</w:t>
                            </w:r>
                          </w:p>
                          <w:p w14:paraId="7FAAC4D4" w14:textId="77777777" w:rsidR="00876367" w:rsidRDefault="00876367">
                            <w:pPr>
                              <w:pStyle w:val="af7"/>
                            </w:pPr>
                            <w:r>
                              <w:t>    ]</w:t>
                            </w:r>
                          </w:p>
                          <w:p w14:paraId="554DEEBA" w14:textId="77777777" w:rsidR="00876367" w:rsidRDefault="00876367">
                            <w:pPr>
                              <w:pStyle w:val="af7"/>
                            </w:pPr>
                            <w:r>
                              <w:t>  }</w:t>
                            </w:r>
                          </w:p>
                          <w:p w14:paraId="29CC3D33"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8106FFB" id="文本框 24" o:spid="_x0000_s1029" type="#_x0000_t202" style="width:393.3pt;height:21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" fillcolor="white [3201]" stroked="f" strokeweight=".5pt">
                <v:textbox>
                  <w:txbxContent>
                    <w:p w14:paraId="5F79440B" w14:textId="77777777" w:rsidR="00876367" w:rsidRDefault="00876367">
                      <w:pPr>
                        <w:pStyle w:val="af7"/>
                      </w:pPr>
                      <w:r>
                        <w:t>configure</w:t>
                      </w:r>
                      <w:r>
                        <w:rPr>
                          <w:rFonts w:hint="eastAsia"/>
                        </w:rPr>
                        <w:t>Webpack</w:t>
                      </w:r>
                      <w:r>
                        <w:t>: {</w:t>
                      </w:r>
                    </w:p>
                    <w:p w14:paraId="4A3455A1" w14:textId="77777777" w:rsidR="00876367" w:rsidRDefault="00876367">
                      <w:pPr>
                        <w:pStyle w:val="af7"/>
                      </w:pPr>
                      <w:r>
                        <w:t xml:space="preserve">    </w:t>
                      </w:r>
                      <w:r>
                        <w:rPr>
                          <w:rFonts w:hint="eastAsia"/>
                        </w:rPr>
                        <w:t>Plugin</w:t>
                      </w:r>
                      <w:r>
                        <w:t>s: [</w:t>
                      </w:r>
                    </w:p>
                    <w:p w14:paraId="54C5D016" w14:textId="77777777" w:rsidR="00876367" w:rsidRDefault="00876367">
                      <w:pPr>
                        <w:pStyle w:val="af7"/>
                      </w:pPr>
                      <w:r>
                        <w:t>      new Compression</w:t>
                      </w:r>
                      <w:r>
                        <w:rPr>
                          <w:rFonts w:hint="eastAsia"/>
                        </w:rPr>
                        <w:t>Plugin</w:t>
                      </w:r>
                      <w:r>
                        <w:t>({</w:t>
                      </w:r>
                    </w:p>
                    <w:p w14:paraId="43CCCA96" w14:textId="77777777" w:rsidR="00876367" w:rsidRDefault="00876367">
                      <w:pPr>
                        <w:pStyle w:val="af7"/>
                      </w:pPr>
                      <w:r>
                        <w:t>        test: /\.(js|</w:t>
                      </w:r>
                      <w:r>
                        <w:rPr>
                          <w:rFonts w:hint="eastAsia"/>
                        </w:rPr>
                        <w:t>Css</w:t>
                      </w:r>
                      <w:r>
                        <w:t xml:space="preserve">)?$/i, // </w:t>
                      </w:r>
                      <w:r>
                        <w:t>哪些文件要压缩</w:t>
                      </w:r>
                    </w:p>
                    <w:p w14:paraId="2284BA3B" w14:textId="77777777" w:rsidR="00876367" w:rsidRDefault="00876367">
                      <w:pPr>
                        <w:pStyle w:val="af7"/>
                      </w:pPr>
                      <w:r>
                        <w:t>        filename: '[path].gz[query]',</w:t>
                      </w:r>
                      <w:r>
                        <w:t xml:space="preserve">　</w:t>
                      </w:r>
                      <w:r>
                        <w:t xml:space="preserve">// </w:t>
                      </w:r>
                      <w:r>
                        <w:t>压缩后的文件名</w:t>
                      </w:r>
                    </w:p>
                    <w:p w14:paraId="58E925D3" w14:textId="77777777" w:rsidR="00876367" w:rsidRDefault="00876367">
                      <w:pPr>
                        <w:pStyle w:val="af7"/>
                      </w:pPr>
                      <w:r>
                        <w:t>        algorithm: 'gzip',</w:t>
                      </w:r>
                      <w:r>
                        <w:t xml:space="preserve">　</w:t>
                      </w:r>
                      <w:r>
                        <w:t xml:space="preserve">// </w:t>
                      </w:r>
                      <w:r>
                        <w:t>使用</w:t>
                      </w:r>
                      <w:r>
                        <w:t>gzip</w:t>
                      </w:r>
                      <w:r>
                        <w:t>压缩</w:t>
                      </w:r>
                    </w:p>
                    <w:p w14:paraId="035CF8EE" w14:textId="77777777" w:rsidR="00876367" w:rsidRDefault="00876367">
                      <w:pPr>
                        <w:pStyle w:val="af7"/>
                      </w:pPr>
                      <w:r>
                        <w:t>        minRatio: 1,</w:t>
                      </w:r>
                      <w:r>
                        <w:t xml:space="preserve">　</w:t>
                      </w:r>
                      <w:r>
                        <w:t xml:space="preserve">// </w:t>
                      </w:r>
                      <w:r>
                        <w:t>压缩率小于</w:t>
                      </w:r>
                      <w:r>
                        <w:t>1</w:t>
                      </w:r>
                      <w:r>
                        <w:t>才会压缩</w:t>
                      </w:r>
                    </w:p>
                    <w:p w14:paraId="20C67DCE" w14:textId="77777777" w:rsidR="00876367" w:rsidRDefault="00876367">
                      <w:pPr>
                        <w:pStyle w:val="af7"/>
                      </w:pPr>
                      <w:r>
                        <w:t xml:space="preserve">        deleteOriginalAssets: false // </w:t>
                      </w:r>
                      <w:r>
                        <w:t>删除未压缩的文件，谨慎设置，如果希望提供非</w:t>
                      </w:r>
                      <w:r>
                        <w:t>gzip</w:t>
                      </w:r>
                      <w:r>
                        <w:t>的资源，可不设置或者设置为</w:t>
                      </w:r>
                      <w:r>
                        <w:t>false</w:t>
                      </w:r>
                    </w:p>
                    <w:p w14:paraId="79D51C47" w14:textId="77777777" w:rsidR="00876367" w:rsidRDefault="00876367">
                      <w:pPr>
                        <w:pStyle w:val="af7"/>
                      </w:pPr>
                      <w:r>
                        <w:t>      })</w:t>
                      </w:r>
                    </w:p>
                    <w:p w14:paraId="7FAAC4D4" w14:textId="77777777" w:rsidR="00876367" w:rsidRDefault="00876367">
                      <w:pPr>
                        <w:pStyle w:val="af7"/>
                      </w:pPr>
                      <w:r>
                        <w:t>    ]</w:t>
                      </w:r>
                    </w:p>
                    <w:p w14:paraId="554DEEBA" w14:textId="77777777" w:rsidR="00876367" w:rsidRDefault="00876367">
                      <w:pPr>
                        <w:pStyle w:val="af7"/>
                      </w:pPr>
                      <w:r>
                        <w:t>  }</w:t>
                      </w:r>
                    </w:p>
                    <w:p w14:paraId="29CC3D33" w14:textId="77777777" w:rsidR="00876367" w:rsidRDefault="00876367">
                      <w:pPr>
                        <w:pStyle w:val="af7"/>
                      </w:pPr>
                    </w:p>
                  </w:txbxContent>
                </v:textbox>
                <w10:anchorlock/>
              </v:shape>
            </w:pict>
          </mc:Fallback>
        </mc:AlternateContent>
      </w:r>
    </w:p>
    <w:p w14:paraId="1843E901" w14:textId="77777777" w:rsidR="00765170" w:rsidRDefault="00765170">
      <w:pPr>
        <w:pStyle w:val="af1"/>
      </w:pPr>
    </w:p>
    <w:p w14:paraId="004E9B51" w14:textId="77777777" w:rsidR="00765170" w:rsidRDefault="00876367">
      <w:pPr>
        <w:pStyle w:val="af"/>
      </w:pPr>
      <w:bookmarkStart w:id="152" w:name="_Toc3249"/>
      <w:bookmarkStart w:id="153" w:name="_Toc31928"/>
      <w:r>
        <w:rPr>
          <w:rFonts w:hint="eastAsia"/>
        </w:rPr>
        <w:t xml:space="preserve">4.3 </w:t>
      </w:r>
      <w:r>
        <w:rPr>
          <w:rFonts w:hint="eastAsia"/>
        </w:rPr>
        <w:t>动态路由生成</w:t>
      </w:r>
      <w:bookmarkEnd w:id="152"/>
      <w:bookmarkEnd w:id="153"/>
    </w:p>
    <w:p w14:paraId="62A91EA2" w14:textId="77777777" w:rsidR="00765170" w:rsidRDefault="00876367">
      <w:pPr>
        <w:pStyle w:val="af1"/>
      </w:pPr>
      <w:r>
        <w:rPr>
          <w:rFonts w:hint="eastAsia"/>
        </w:rPr>
        <w:t>本系统将客户端，管理端，商家端进行整合，涉及权限问题，因此都需要根据不同身份权限来对路由进行处理，让用户无法跨权限操作访问。每个用户在数据库中都有一个身份字段，路由文件中使用路由元数据中的</w:t>
      </w:r>
      <w:r>
        <w:rPr>
          <w:rFonts w:hint="eastAsia"/>
        </w:rPr>
        <w:t>limits</w:t>
      </w:r>
      <w:r>
        <w:rPr>
          <w:rFonts w:hint="eastAsia"/>
        </w:rPr>
        <w:t>数组存储能够访问该网页的身份。</w:t>
      </w:r>
    </w:p>
    <w:p w14:paraId="0D090D24" w14:textId="77777777" w:rsidR="00765170" w:rsidRDefault="00876367">
      <w:pPr>
        <w:pStyle w:val="af1"/>
      </w:pPr>
      <w:r>
        <w:rPr>
          <w:rFonts w:hint="eastAsia"/>
        </w:rPr>
        <w:t>每次当网页载入时，会根据登录用户身份与</w:t>
      </w:r>
      <w:r>
        <w:rPr>
          <w:rFonts w:hint="eastAsia"/>
        </w:rPr>
        <w:t>limits</w:t>
      </w:r>
      <w:r>
        <w:rPr>
          <w:rFonts w:hint="eastAsia"/>
        </w:rPr>
        <w:t>中的身份限制过滤出用户可以访问的路由列表并保存到</w:t>
      </w:r>
      <w:r>
        <w:rPr>
          <w:rFonts w:hint="eastAsia"/>
        </w:rPr>
        <w:t>Vuex</w:t>
      </w:r>
      <w:r>
        <w:rPr>
          <w:rFonts w:hint="eastAsia"/>
        </w:rPr>
        <w:t>数据仓库中。</w:t>
      </w:r>
    </w:p>
    <w:p w14:paraId="2F49C93D" w14:textId="77777777" w:rsidR="00765170" w:rsidRDefault="00876367">
      <w:pPr>
        <w:pStyle w:val="af1"/>
      </w:pPr>
      <w:r>
        <w:rPr>
          <w:rFonts w:hint="eastAsia"/>
        </w:rPr>
        <w:t>核心代码：</w:t>
      </w:r>
    </w:p>
    <w:p w14:paraId="3CB9F49D" w14:textId="77777777" w:rsidR="00765170" w:rsidRDefault="00876367">
      <w:pPr>
        <w:pStyle w:val="af1"/>
      </w:pPr>
      <w:r>
        <w:rPr>
          <w:noProof/>
        </w:rPr>
        <mc:AlternateContent>
          <mc:Choice Requires="wps">
            <w:drawing>
              <wp:inline distT="0" distB="0" distL="114300" distR="114300" wp14:anchorId="02CFEF61" wp14:editId="7E1F1ABA">
                <wp:extent cx="4884420" cy="2429510"/>
                <wp:effectExtent l="0" t="0" r="7620" b="8890"/>
                <wp:docPr id="25" name="文本框 25"/>
                <wp:cNvGraphicFramePr/>
                <a:graphic xmlns:a="http://schemas.openxmlformats.org/drawingml/2006/main">
                  <a:graphicData uri="http://schemas.microsoft.com/office/word/2010/wordprocessingShape">
                    <wps:wsp>
                      <wps:cNvSpPr txBox="1"/>
                      <wps:spPr>
                        <a:xfrm>
                          <a:off x="1743710" y="6852285"/>
                          <a:ext cx="4884420" cy="24295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196733" w14:textId="77777777" w:rsidR="00876367" w:rsidRDefault="00876367">
                            <w:pPr>
                              <w:pStyle w:val="af7"/>
                            </w:pPr>
                            <w:r>
                              <w:rPr>
                                <w:rFonts w:hint="eastAsia"/>
                              </w:rPr>
                              <w:t>Routerjs:</w:t>
                            </w:r>
                          </w:p>
                          <w:p w14:paraId="0A98D5F7" w14:textId="77777777" w:rsidR="00876367" w:rsidRDefault="00876367">
                            <w:pPr>
                              <w:pStyle w:val="af7"/>
                            </w:pPr>
                            <w:r>
                              <w:t>       meta: {</w:t>
                            </w:r>
                          </w:p>
                          <w:p w14:paraId="24550E51" w14:textId="77777777" w:rsidR="00876367" w:rsidRDefault="00876367">
                            <w:pPr>
                              <w:pStyle w:val="af7"/>
                            </w:pPr>
                            <w:r>
                              <w:t>          title: '</w:t>
                            </w:r>
                            <w:r>
                              <w:t>首页</w:t>
                            </w:r>
                            <w:r>
                              <w:t>',</w:t>
                            </w:r>
                          </w:p>
                          <w:p w14:paraId="6E130BFF" w14:textId="77777777" w:rsidR="00876367" w:rsidRDefault="00876367">
                            <w:pPr>
                              <w:pStyle w:val="af7"/>
                            </w:pPr>
                            <w:r>
                              <w:t>          sidebar: true,</w:t>
                            </w:r>
                          </w:p>
                          <w:p w14:paraId="6BC015EB" w14:textId="77777777" w:rsidR="00876367" w:rsidRDefault="00876367">
                            <w:pPr>
                              <w:pStyle w:val="af7"/>
                            </w:pPr>
                            <w:r>
                              <w:t>          require_login: false,</w:t>
                            </w:r>
                          </w:p>
                          <w:p w14:paraId="4315C1F2" w14:textId="77777777" w:rsidR="00876367" w:rsidRDefault="00876367">
                            <w:pPr>
                              <w:pStyle w:val="af7"/>
                            </w:pPr>
                            <w:r>
                              <w:t>          icon: 'el-icon-menu',</w:t>
                            </w:r>
                          </w:p>
                          <w:p w14:paraId="34BE3835" w14:textId="77777777" w:rsidR="00876367" w:rsidRDefault="00876367">
                            <w:pPr>
                              <w:pStyle w:val="af7"/>
                            </w:pPr>
                            <w:r>
                              <w:t>          limits: ['admin', 'store', 'normal']</w:t>
                            </w:r>
                          </w:p>
                          <w:p w14:paraId="007F1430" w14:textId="77777777" w:rsidR="00876367" w:rsidRDefault="00876367">
                            <w:pPr>
                              <w:pStyle w:val="af7"/>
                            </w:pPr>
                            <w:r>
                              <w:t>        }</w:t>
                            </w:r>
                          </w:p>
                          <w:p w14:paraId="26361B21"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2CFEF61" id="文本框 25" o:spid="_x0000_s1030" type="#_x0000_t202" style="width:384.6pt;height:19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" fillcolor="white [3201]" stroked="f" strokeweight=".5pt">
                <v:textbox>
                  <w:txbxContent>
                    <w:p w14:paraId="15196733" w14:textId="77777777" w:rsidR="00876367" w:rsidRDefault="00876367">
                      <w:pPr>
                        <w:pStyle w:val="af7"/>
                      </w:pPr>
                      <w:r>
                        <w:rPr>
                          <w:rFonts w:hint="eastAsia"/>
                        </w:rPr>
                        <w:t>Routerjs:</w:t>
                      </w:r>
                    </w:p>
                    <w:p w14:paraId="0A98D5F7" w14:textId="77777777" w:rsidR="00876367" w:rsidRDefault="00876367">
                      <w:pPr>
                        <w:pStyle w:val="af7"/>
                      </w:pPr>
                      <w:r>
                        <w:t>       meta: {</w:t>
                      </w:r>
                    </w:p>
                    <w:p w14:paraId="24550E51" w14:textId="77777777" w:rsidR="00876367" w:rsidRDefault="00876367">
                      <w:pPr>
                        <w:pStyle w:val="af7"/>
                      </w:pPr>
                      <w:r>
                        <w:t>          title: '</w:t>
                      </w:r>
                      <w:r>
                        <w:t>首页</w:t>
                      </w:r>
                      <w:r>
                        <w:t>',</w:t>
                      </w:r>
                    </w:p>
                    <w:p w14:paraId="6E130BFF" w14:textId="77777777" w:rsidR="00876367" w:rsidRDefault="00876367">
                      <w:pPr>
                        <w:pStyle w:val="af7"/>
                      </w:pPr>
                      <w:r>
                        <w:t>          sidebar: true,</w:t>
                      </w:r>
                    </w:p>
                    <w:p w14:paraId="6BC015EB" w14:textId="77777777" w:rsidR="00876367" w:rsidRDefault="00876367">
                      <w:pPr>
                        <w:pStyle w:val="af7"/>
                      </w:pPr>
                      <w:r>
                        <w:t>          require_login: false,</w:t>
                      </w:r>
                    </w:p>
                    <w:p w14:paraId="4315C1F2" w14:textId="77777777" w:rsidR="00876367" w:rsidRDefault="00876367">
                      <w:pPr>
                        <w:pStyle w:val="af7"/>
                      </w:pPr>
                      <w:r>
                        <w:t>          icon: 'el-icon-menu',</w:t>
                      </w:r>
                    </w:p>
                    <w:p w14:paraId="34BE3835" w14:textId="77777777" w:rsidR="00876367" w:rsidRDefault="00876367">
                      <w:pPr>
                        <w:pStyle w:val="af7"/>
                      </w:pPr>
                      <w:r>
                        <w:t>          limits: ['admin', 'store', 'normal']</w:t>
                      </w:r>
                    </w:p>
                    <w:p w14:paraId="007F1430" w14:textId="77777777" w:rsidR="00876367" w:rsidRDefault="00876367">
                      <w:pPr>
                        <w:pStyle w:val="af7"/>
                      </w:pPr>
                      <w:r>
                        <w:t>        }</w:t>
                      </w:r>
                    </w:p>
                    <w:p w14:paraId="26361B21" w14:textId="77777777" w:rsidR="00876367" w:rsidRDefault="00876367">
                      <w:pPr>
                        <w:pStyle w:val="af7"/>
                      </w:pPr>
                    </w:p>
                  </w:txbxContent>
                </v:textbox>
                <w10:anchorlock/>
              </v:shape>
            </w:pict>
          </mc:Fallback>
        </mc:AlternateContent>
      </w:r>
    </w:p>
    <w:p w14:paraId="44EA0181" w14:textId="77777777" w:rsidR="00765170" w:rsidRDefault="00876367">
      <w:pPr>
        <w:pStyle w:val="af1"/>
      </w:pPr>
      <w:r>
        <w:rPr>
          <w:rFonts w:hint="eastAsia"/>
        </w:rPr>
        <w:t>过滤路由函数会在页面初始化和登录时调用，生成可访问的路由列表。</w:t>
      </w:r>
    </w:p>
    <w:p w14:paraId="60487CDD" w14:textId="77777777" w:rsidR="00765170" w:rsidRDefault="00876367">
      <w:pPr>
        <w:pStyle w:val="af1"/>
      </w:pPr>
      <w:r>
        <w:rPr>
          <w:rFonts w:hint="eastAsia"/>
        </w:rPr>
        <w:t>过滤路由列表的函数实现如下</w:t>
      </w:r>
      <w:r>
        <w:rPr>
          <w:rFonts w:hint="eastAsia"/>
        </w:rPr>
        <w:t>:</w:t>
      </w:r>
    </w:p>
    <w:p w14:paraId="57EB23AB" w14:textId="77777777" w:rsidR="00765170" w:rsidRDefault="00876367">
      <w:pPr>
        <w:pStyle w:val="af1"/>
      </w:pPr>
      <w:r>
        <w:rPr>
          <w:noProof/>
        </w:rPr>
        <w:lastRenderedPageBreak/>
        <mc:AlternateContent>
          <mc:Choice Requires="wps">
            <w:drawing>
              <wp:inline distT="0" distB="0" distL="114300" distR="114300" wp14:anchorId="0A513E26" wp14:editId="69C9E37C">
                <wp:extent cx="5128895" cy="4043045"/>
                <wp:effectExtent l="0" t="0" r="6985" b="10795"/>
                <wp:docPr id="26" name="文本框 26"/>
                <wp:cNvGraphicFramePr/>
                <a:graphic xmlns:a="http://schemas.openxmlformats.org/drawingml/2006/main">
                  <a:graphicData uri="http://schemas.microsoft.com/office/word/2010/wordprocessingShape">
                    <wps:wsp>
                      <wps:cNvSpPr txBox="1"/>
                      <wps:spPr>
                        <a:xfrm>
                          <a:off x="1718310" y="998220"/>
                          <a:ext cx="5128895" cy="4043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8895E39" w14:textId="77777777" w:rsidR="00876367" w:rsidRDefault="00876367">
                            <w:pPr>
                              <w:pStyle w:val="af7"/>
                            </w:pPr>
                            <w:r>
                              <w:t>export function filtrouters() {</w:t>
                            </w:r>
                          </w:p>
                          <w:p w14:paraId="38F06F03" w14:textId="77777777" w:rsidR="00876367" w:rsidRDefault="00876367">
                            <w:pPr>
                              <w:pStyle w:val="af7"/>
                            </w:pPr>
                            <w:r>
                              <w:t>  let myroutes = routes.options.routes[0].children</w:t>
                            </w:r>
                          </w:p>
                          <w:p w14:paraId="7ADF8E0E" w14:textId="77777777" w:rsidR="00876367" w:rsidRDefault="00876367">
                            <w:pPr>
                              <w:pStyle w:val="af7"/>
                            </w:pPr>
                            <w:r>
                              <w:t>  if (store.getters.getme) {</w:t>
                            </w:r>
                          </w:p>
                          <w:p w14:paraId="6D59AE03" w14:textId="77777777" w:rsidR="00876367" w:rsidRDefault="00876367">
                            <w:pPr>
                              <w:pStyle w:val="af7"/>
                            </w:pPr>
                            <w:r>
                              <w:t>    let usertype = store.getters.getme.usertype</w:t>
                            </w:r>
                          </w:p>
                          <w:p w14:paraId="24759DE8" w14:textId="77777777" w:rsidR="00876367" w:rsidRDefault="00876367">
                            <w:pPr>
                              <w:pStyle w:val="af7"/>
                            </w:pPr>
                            <w:r>
                              <w:t>    myroutes = myroutes.filter(function (item) {</w:t>
                            </w:r>
                          </w:p>
                          <w:p w14:paraId="4F3787A6" w14:textId="77777777" w:rsidR="00876367" w:rsidRDefault="00876367">
                            <w:pPr>
                              <w:pStyle w:val="af7"/>
                            </w:pPr>
                            <w:r>
                              <w:t>      return item.meta.sidebar &amp;&amp; item.meta.limits.includes(usertype)</w:t>
                            </w:r>
                          </w:p>
                          <w:p w14:paraId="205BD841" w14:textId="77777777" w:rsidR="00876367" w:rsidRDefault="00876367">
                            <w:pPr>
                              <w:pStyle w:val="af7"/>
                            </w:pPr>
                            <w:r>
                              <w:t>    })</w:t>
                            </w:r>
                          </w:p>
                          <w:p w14:paraId="7E83ED22" w14:textId="77777777" w:rsidR="00876367" w:rsidRDefault="00876367">
                            <w:pPr>
                              <w:pStyle w:val="af7"/>
                            </w:pPr>
                            <w:r>
                              <w:t>  } else {</w:t>
                            </w:r>
                          </w:p>
                          <w:p w14:paraId="262D220C" w14:textId="77777777" w:rsidR="00876367" w:rsidRDefault="00876367">
                            <w:pPr>
                              <w:pStyle w:val="af7"/>
                            </w:pPr>
                            <w:r>
                              <w:t>    myroutes = myroutes.filter(function (item) {</w:t>
                            </w:r>
                          </w:p>
                          <w:p w14:paraId="2C7FE108" w14:textId="77777777" w:rsidR="00876367" w:rsidRDefault="00876367">
                            <w:pPr>
                              <w:pStyle w:val="af7"/>
                            </w:pPr>
                            <w:r>
                              <w:t>      return item.meta.sidebar &amp;&amp; !item.meta.require_login</w:t>
                            </w:r>
                          </w:p>
                          <w:p w14:paraId="40E8AC00" w14:textId="77777777" w:rsidR="00876367" w:rsidRDefault="00876367">
                            <w:pPr>
                              <w:pStyle w:val="af7"/>
                            </w:pPr>
                            <w:r>
                              <w:t>    })</w:t>
                            </w:r>
                          </w:p>
                          <w:p w14:paraId="391B4967" w14:textId="77777777" w:rsidR="00876367" w:rsidRDefault="00876367">
                            <w:pPr>
                              <w:pStyle w:val="af7"/>
                            </w:pPr>
                            <w:r>
                              <w:t>  }</w:t>
                            </w:r>
                          </w:p>
                          <w:p w14:paraId="66DBC03E" w14:textId="77777777" w:rsidR="00876367" w:rsidRDefault="00876367">
                            <w:pPr>
                              <w:pStyle w:val="af7"/>
                            </w:pPr>
                            <w:r>
                              <w:t>  store.commit('setmyroutes', myroutes)</w:t>
                            </w:r>
                          </w:p>
                          <w:p w14:paraId="176B03D6" w14:textId="77777777" w:rsidR="00876367" w:rsidRDefault="00876367">
                            <w:pPr>
                              <w:pStyle w:val="af7"/>
                            </w:pPr>
                            <w:r>
                              <w:t>  console.log(store.getters.getmyroutes);</w:t>
                            </w:r>
                          </w:p>
                          <w:p w14:paraId="7F7EDF23" w14:textId="77777777" w:rsidR="00876367" w:rsidRDefault="00876367">
                            <w:pPr>
                              <w:pStyle w:val="af7"/>
                            </w:pPr>
                            <w:r>
                              <w:t>}</w:t>
                            </w:r>
                          </w:p>
                          <w:p w14:paraId="41433CF9"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A513E26" id="文本框 26" o:spid="_x0000_s1031" type="#_x0000_t202" style="width:403.85pt;height:31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" fillcolor="white [3201]" stroked="f" strokeweight=".5pt">
                <v:textbox>
                  <w:txbxContent>
                    <w:p w14:paraId="28895E39" w14:textId="77777777" w:rsidR="00876367" w:rsidRDefault="00876367">
                      <w:pPr>
                        <w:pStyle w:val="af7"/>
                      </w:pPr>
                      <w:r>
                        <w:t>export function filtrouters() {</w:t>
                      </w:r>
                    </w:p>
                    <w:p w14:paraId="38F06F03" w14:textId="77777777" w:rsidR="00876367" w:rsidRDefault="00876367">
                      <w:pPr>
                        <w:pStyle w:val="af7"/>
                      </w:pPr>
                      <w:r>
                        <w:t>  let myroutes = routes.options.routes[0].children</w:t>
                      </w:r>
                    </w:p>
                    <w:p w14:paraId="7ADF8E0E" w14:textId="77777777" w:rsidR="00876367" w:rsidRDefault="00876367">
                      <w:pPr>
                        <w:pStyle w:val="af7"/>
                      </w:pPr>
                      <w:r>
                        <w:t>  if (store.getters.getme) {</w:t>
                      </w:r>
                    </w:p>
                    <w:p w14:paraId="6D59AE03" w14:textId="77777777" w:rsidR="00876367" w:rsidRDefault="00876367">
                      <w:pPr>
                        <w:pStyle w:val="af7"/>
                      </w:pPr>
                      <w:r>
                        <w:t>    let usertype = store.getters.getme.usertype</w:t>
                      </w:r>
                    </w:p>
                    <w:p w14:paraId="24759DE8" w14:textId="77777777" w:rsidR="00876367" w:rsidRDefault="00876367">
                      <w:pPr>
                        <w:pStyle w:val="af7"/>
                      </w:pPr>
                      <w:r>
                        <w:t>    myroutes = myroutes.filter(function (item) {</w:t>
                      </w:r>
                    </w:p>
                    <w:p w14:paraId="4F3787A6" w14:textId="77777777" w:rsidR="00876367" w:rsidRDefault="00876367">
                      <w:pPr>
                        <w:pStyle w:val="af7"/>
                      </w:pPr>
                      <w:r>
                        <w:t>      return item.meta.sidebar &amp;&amp; item.meta.limits.includes(usertype)</w:t>
                      </w:r>
                    </w:p>
                    <w:p w14:paraId="205BD841" w14:textId="77777777" w:rsidR="00876367" w:rsidRDefault="00876367">
                      <w:pPr>
                        <w:pStyle w:val="af7"/>
                      </w:pPr>
                      <w:r>
                        <w:t>    })</w:t>
                      </w:r>
                    </w:p>
                    <w:p w14:paraId="7E83ED22" w14:textId="77777777" w:rsidR="00876367" w:rsidRDefault="00876367">
                      <w:pPr>
                        <w:pStyle w:val="af7"/>
                      </w:pPr>
                      <w:r>
                        <w:t>  } else {</w:t>
                      </w:r>
                    </w:p>
                    <w:p w14:paraId="262D220C" w14:textId="77777777" w:rsidR="00876367" w:rsidRDefault="00876367">
                      <w:pPr>
                        <w:pStyle w:val="af7"/>
                      </w:pPr>
                      <w:r>
                        <w:t>    myroutes = myroutes.filter(function (item) {</w:t>
                      </w:r>
                    </w:p>
                    <w:p w14:paraId="2C7FE108" w14:textId="77777777" w:rsidR="00876367" w:rsidRDefault="00876367">
                      <w:pPr>
                        <w:pStyle w:val="af7"/>
                      </w:pPr>
                      <w:r>
                        <w:t>      return item.meta.sidebar &amp;&amp; !item.meta.require_login</w:t>
                      </w:r>
                    </w:p>
                    <w:p w14:paraId="40E8AC00" w14:textId="77777777" w:rsidR="00876367" w:rsidRDefault="00876367">
                      <w:pPr>
                        <w:pStyle w:val="af7"/>
                      </w:pPr>
                      <w:r>
                        <w:t>    })</w:t>
                      </w:r>
                    </w:p>
                    <w:p w14:paraId="391B4967" w14:textId="77777777" w:rsidR="00876367" w:rsidRDefault="00876367">
                      <w:pPr>
                        <w:pStyle w:val="af7"/>
                      </w:pPr>
                      <w:r>
                        <w:t>  }</w:t>
                      </w:r>
                    </w:p>
                    <w:p w14:paraId="66DBC03E" w14:textId="77777777" w:rsidR="00876367" w:rsidRDefault="00876367">
                      <w:pPr>
                        <w:pStyle w:val="af7"/>
                      </w:pPr>
                      <w:r>
                        <w:t>  store.commit('setmyroutes', myroutes)</w:t>
                      </w:r>
                    </w:p>
                    <w:p w14:paraId="176B03D6" w14:textId="77777777" w:rsidR="00876367" w:rsidRDefault="00876367">
                      <w:pPr>
                        <w:pStyle w:val="af7"/>
                      </w:pPr>
                      <w:r>
                        <w:t>  console.log(store.getters.getmyroutes);</w:t>
                      </w:r>
                    </w:p>
                    <w:p w14:paraId="7F7EDF23" w14:textId="77777777" w:rsidR="00876367" w:rsidRDefault="00876367">
                      <w:pPr>
                        <w:pStyle w:val="af7"/>
                      </w:pPr>
                      <w:r>
                        <w:t>}</w:t>
                      </w:r>
                    </w:p>
                    <w:p w14:paraId="41433CF9" w14:textId="77777777" w:rsidR="00876367" w:rsidRDefault="00876367">
                      <w:pPr>
                        <w:pStyle w:val="af7"/>
                      </w:pPr>
                    </w:p>
                  </w:txbxContent>
                </v:textbox>
                <w10:anchorlock/>
              </v:shape>
            </w:pict>
          </mc:Fallback>
        </mc:AlternateContent>
      </w:r>
    </w:p>
    <w:p w14:paraId="72C43AD9" w14:textId="77777777" w:rsidR="00765170" w:rsidRDefault="00765170">
      <w:pPr>
        <w:pStyle w:val="af1"/>
      </w:pPr>
    </w:p>
    <w:p w14:paraId="6D128DF7" w14:textId="77777777" w:rsidR="00765170" w:rsidRDefault="00876367">
      <w:pPr>
        <w:pStyle w:val="af"/>
      </w:pPr>
      <w:bookmarkStart w:id="154" w:name="_Toc20226"/>
      <w:bookmarkStart w:id="155" w:name="_Toc28524"/>
      <w:r>
        <w:rPr>
          <w:rFonts w:hint="eastAsia"/>
        </w:rPr>
        <w:t xml:space="preserve">4.4 </w:t>
      </w:r>
      <w:r>
        <w:rPr>
          <w:rFonts w:hint="eastAsia"/>
        </w:rPr>
        <w:t>后端结构</w:t>
      </w:r>
      <w:bookmarkEnd w:id="154"/>
      <w:bookmarkEnd w:id="155"/>
    </w:p>
    <w:p w14:paraId="7BDD35BD" w14:textId="77777777" w:rsidR="00765170" w:rsidRDefault="00876367">
      <w:pPr>
        <w:pStyle w:val="af3"/>
      </w:pPr>
      <w:bookmarkStart w:id="156" w:name="_Toc9955"/>
      <w:r>
        <w:rPr>
          <w:rFonts w:hint="eastAsia"/>
        </w:rPr>
        <w:t>（</w:t>
      </w:r>
      <w:r>
        <w:rPr>
          <w:rFonts w:hint="eastAsia"/>
        </w:rPr>
        <w:t>1</w:t>
      </w:r>
      <w:r>
        <w:rPr>
          <w:rFonts w:hint="eastAsia"/>
        </w:rPr>
        <w:t>）</w:t>
      </w:r>
      <w:r>
        <w:rPr>
          <w:rFonts w:hint="eastAsia"/>
        </w:rPr>
        <w:t xml:space="preserve"> </w:t>
      </w:r>
      <w:r>
        <w:rPr>
          <w:rFonts w:hint="eastAsia"/>
        </w:rPr>
        <w:t>项目入口</w:t>
      </w:r>
      <w:bookmarkEnd w:id="156"/>
    </w:p>
    <w:p w14:paraId="70637AFC" w14:textId="77777777" w:rsidR="00765170" w:rsidRDefault="00876367">
      <w:pPr>
        <w:pStyle w:val="af1"/>
      </w:pPr>
      <w:r>
        <w:rPr>
          <w:rFonts w:hint="eastAsia"/>
        </w:rPr>
        <w:t>项目后端采用</w:t>
      </w:r>
      <w:r>
        <w:rPr>
          <w:rFonts w:hint="eastAsia"/>
        </w:rPr>
        <w:t>Express</w:t>
      </w:r>
      <w:r>
        <w:rPr>
          <w:rFonts w:hint="eastAsia"/>
        </w:rPr>
        <w:t>框架，入口文件为</w:t>
      </w:r>
      <w:r>
        <w:rPr>
          <w:rFonts w:hint="eastAsia"/>
        </w:rPr>
        <w:t>app.js</w:t>
      </w:r>
      <w:r>
        <w:rPr>
          <w:rFonts w:hint="eastAsia"/>
        </w:rPr>
        <w:t>，在</w:t>
      </w:r>
      <w:r>
        <w:rPr>
          <w:rFonts w:hint="eastAsia"/>
        </w:rPr>
        <w:t>app.js</w:t>
      </w:r>
      <w:r>
        <w:rPr>
          <w:rFonts w:hint="eastAsia"/>
        </w:rPr>
        <w:t>中主要是对全局资源的引入，包括全局用到的中间件，请求入口。</w:t>
      </w:r>
      <w:r>
        <w:rPr>
          <w:rFonts w:hint="eastAsia"/>
        </w:rPr>
        <w:t>App.js</w:t>
      </w:r>
      <w:r>
        <w:rPr>
          <w:rFonts w:hint="eastAsia"/>
        </w:rPr>
        <w:t>中需要对请求路由进行注册分配，将不同的请求根据路径分发到不同的路由层。另外还需要引入</w:t>
      </w:r>
      <w:r>
        <w:rPr>
          <w:rFonts w:hint="eastAsia"/>
        </w:rPr>
        <w:t>post</w:t>
      </w:r>
      <w:r>
        <w:rPr>
          <w:rFonts w:hint="eastAsia"/>
        </w:rPr>
        <w:t>请求的处理中间件，因为</w:t>
      </w:r>
      <w:r>
        <w:rPr>
          <w:rFonts w:hint="eastAsia"/>
        </w:rPr>
        <w:t>Express</w:t>
      </w:r>
      <w:r>
        <w:rPr>
          <w:rFonts w:hint="eastAsia"/>
        </w:rPr>
        <w:t>默认没有对</w:t>
      </w:r>
      <w:r>
        <w:rPr>
          <w:rFonts w:hint="eastAsia"/>
        </w:rPr>
        <w:t>post</w:t>
      </w:r>
      <w:r>
        <w:rPr>
          <w:rFonts w:hint="eastAsia"/>
        </w:rPr>
        <w:t>请求参数的接收方法，因此需要引入额外引入。</w:t>
      </w:r>
    </w:p>
    <w:p w14:paraId="337201F8" w14:textId="77777777" w:rsidR="00765170" w:rsidRDefault="00876367">
      <w:pPr>
        <w:pStyle w:val="af3"/>
      </w:pPr>
      <w:bookmarkStart w:id="157" w:name="_Toc2997"/>
      <w:r>
        <w:rPr>
          <w:rFonts w:hint="eastAsia"/>
        </w:rPr>
        <w:t>（</w:t>
      </w:r>
      <w:r>
        <w:rPr>
          <w:rFonts w:hint="eastAsia"/>
        </w:rPr>
        <w:t>2</w:t>
      </w:r>
      <w:r>
        <w:rPr>
          <w:rFonts w:hint="eastAsia"/>
        </w:rPr>
        <w:t>）</w:t>
      </w:r>
      <w:r>
        <w:rPr>
          <w:rFonts w:hint="eastAsia"/>
        </w:rPr>
        <w:t xml:space="preserve"> </w:t>
      </w:r>
      <w:r>
        <w:rPr>
          <w:rFonts w:hint="eastAsia"/>
        </w:rPr>
        <w:t>路由层</w:t>
      </w:r>
      <w:bookmarkEnd w:id="157"/>
    </w:p>
    <w:p w14:paraId="37C25AA4" w14:textId="77777777" w:rsidR="00765170" w:rsidRDefault="00876367">
      <w:pPr>
        <w:pStyle w:val="af1"/>
      </w:pPr>
      <w:r>
        <w:rPr>
          <w:rFonts w:hint="eastAsia"/>
        </w:rPr>
        <w:t>路由层负责接收分配的请求，并将请求传递给控制层。</w:t>
      </w:r>
    </w:p>
    <w:p w14:paraId="361C0D5C" w14:textId="77777777" w:rsidR="00765170" w:rsidRDefault="00876367">
      <w:pPr>
        <w:pStyle w:val="af3"/>
      </w:pPr>
      <w:bookmarkStart w:id="158" w:name="_Toc19919"/>
      <w:r>
        <w:rPr>
          <w:rFonts w:hint="eastAsia"/>
        </w:rPr>
        <w:t>（</w:t>
      </w:r>
      <w:r>
        <w:rPr>
          <w:rFonts w:hint="eastAsia"/>
        </w:rPr>
        <w:t>3</w:t>
      </w:r>
      <w:r>
        <w:rPr>
          <w:rFonts w:hint="eastAsia"/>
        </w:rPr>
        <w:t>）</w:t>
      </w:r>
      <w:r>
        <w:rPr>
          <w:rFonts w:hint="eastAsia"/>
        </w:rPr>
        <w:t xml:space="preserve"> </w:t>
      </w:r>
      <w:r>
        <w:rPr>
          <w:rFonts w:hint="eastAsia"/>
        </w:rPr>
        <w:t>控制层</w:t>
      </w:r>
      <w:bookmarkEnd w:id="158"/>
    </w:p>
    <w:p w14:paraId="6D395CB5" w14:textId="77777777" w:rsidR="00765170" w:rsidRDefault="00876367">
      <w:pPr>
        <w:pStyle w:val="af1"/>
      </w:pPr>
      <w:r>
        <w:rPr>
          <w:rFonts w:hint="eastAsia"/>
        </w:rPr>
        <w:t>控制层是真正处理请求的地方，路由层分配的请求都会对应控制层的一个方法。参数</w:t>
      </w:r>
      <w:r>
        <w:rPr>
          <w:rFonts w:hint="eastAsia"/>
        </w:rPr>
        <w:t>req</w:t>
      </w:r>
      <w:r>
        <w:rPr>
          <w:rFonts w:hint="eastAsia"/>
        </w:rPr>
        <w:t>，</w:t>
      </w:r>
      <w:r>
        <w:rPr>
          <w:rFonts w:hint="eastAsia"/>
        </w:rPr>
        <w:t>res</w:t>
      </w:r>
      <w:r>
        <w:rPr>
          <w:rFonts w:hint="eastAsia"/>
        </w:rPr>
        <w:t>分别是请求体，响应体，可以获得参数，进行操作，然后返回前端所需要的数据。</w:t>
      </w:r>
    </w:p>
    <w:p w14:paraId="4CA6873C" w14:textId="77777777" w:rsidR="00765170" w:rsidRDefault="00876367">
      <w:pPr>
        <w:pStyle w:val="af3"/>
      </w:pPr>
      <w:bookmarkStart w:id="159" w:name="_Toc21499"/>
      <w:r>
        <w:rPr>
          <w:rFonts w:hint="eastAsia"/>
        </w:rPr>
        <w:t>（</w:t>
      </w:r>
      <w:r>
        <w:rPr>
          <w:rFonts w:hint="eastAsia"/>
        </w:rPr>
        <w:t>4</w:t>
      </w:r>
      <w:r>
        <w:rPr>
          <w:rFonts w:hint="eastAsia"/>
        </w:rPr>
        <w:t>）</w:t>
      </w:r>
      <w:r>
        <w:rPr>
          <w:rFonts w:hint="eastAsia"/>
        </w:rPr>
        <w:t xml:space="preserve"> Socket</w:t>
      </w:r>
      <w:r>
        <w:rPr>
          <w:rFonts w:hint="eastAsia"/>
        </w:rPr>
        <w:t>服务端</w:t>
      </w:r>
      <w:bookmarkEnd w:id="159"/>
    </w:p>
    <w:p w14:paraId="2B9EEFD3" w14:textId="77777777" w:rsidR="00765170" w:rsidRDefault="00876367">
      <w:pPr>
        <w:pStyle w:val="af1"/>
      </w:pPr>
      <w:r>
        <w:rPr>
          <w:rFonts w:hint="eastAsia"/>
        </w:rPr>
        <w:t>引入全局</w:t>
      </w:r>
      <w:r>
        <w:rPr>
          <w:rFonts w:hint="eastAsia"/>
        </w:rPr>
        <w:t>Socket.IO-server</w:t>
      </w:r>
      <w:r>
        <w:rPr>
          <w:rFonts w:hint="eastAsia"/>
        </w:rPr>
        <w:t>工具，在前端初次连接服务端时，服务端的</w:t>
      </w:r>
      <w:r>
        <w:rPr>
          <w:rFonts w:hint="eastAsia"/>
        </w:rPr>
        <w:t>Socket</w:t>
      </w:r>
      <w:r>
        <w:rPr>
          <w:rFonts w:hint="eastAsia"/>
        </w:rPr>
        <w:t>对象会为前端分配</w:t>
      </w:r>
      <w:r>
        <w:rPr>
          <w:rFonts w:hint="eastAsia"/>
        </w:rPr>
        <w:t>Socketid</w:t>
      </w:r>
      <w:r>
        <w:rPr>
          <w:rFonts w:hint="eastAsia"/>
        </w:rPr>
        <w:t>来标识用户。前后端的</w:t>
      </w:r>
      <w:r>
        <w:rPr>
          <w:rFonts w:hint="eastAsia"/>
        </w:rPr>
        <w:t>Socket</w:t>
      </w:r>
      <w:r>
        <w:rPr>
          <w:rFonts w:hint="eastAsia"/>
        </w:rPr>
        <w:t>连接主要是通过</w:t>
      </w:r>
      <w:r>
        <w:rPr>
          <w:rFonts w:hint="eastAsia"/>
        </w:rPr>
        <w:t>Socket.on</w:t>
      </w:r>
      <w:r>
        <w:rPr>
          <w:rFonts w:hint="eastAsia"/>
        </w:rPr>
        <w:t>和</w:t>
      </w:r>
      <w:r>
        <w:rPr>
          <w:rFonts w:hint="eastAsia"/>
        </w:rPr>
        <w:t>Socket.emit</w:t>
      </w:r>
      <w:r>
        <w:rPr>
          <w:rFonts w:hint="eastAsia"/>
        </w:rPr>
        <w:t>两个方法来进行侦听和触发，从而完成双向通信。</w:t>
      </w:r>
    </w:p>
    <w:p w14:paraId="0B634221" w14:textId="77777777" w:rsidR="00765170" w:rsidRDefault="00876367">
      <w:pPr>
        <w:pStyle w:val="af3"/>
      </w:pPr>
      <w:bookmarkStart w:id="160" w:name="_Toc16760"/>
      <w:r>
        <w:rPr>
          <w:rFonts w:hint="eastAsia"/>
        </w:rPr>
        <w:lastRenderedPageBreak/>
        <w:t>（</w:t>
      </w:r>
      <w:r>
        <w:rPr>
          <w:rFonts w:hint="eastAsia"/>
        </w:rPr>
        <w:t>5</w:t>
      </w:r>
      <w:r>
        <w:rPr>
          <w:rFonts w:hint="eastAsia"/>
        </w:rPr>
        <w:t>）其他工具</w:t>
      </w:r>
      <w:bookmarkEnd w:id="160"/>
    </w:p>
    <w:p w14:paraId="79ECA29C" w14:textId="77777777" w:rsidR="00765170" w:rsidRDefault="00876367">
      <w:pPr>
        <w:pStyle w:val="af1"/>
      </w:pPr>
      <w:r>
        <w:rPr>
          <w:rFonts w:hint="eastAsia"/>
        </w:rPr>
        <w:t>主要包括数据库连接和</w:t>
      </w:r>
      <w:r>
        <w:rPr>
          <w:rFonts w:hint="eastAsia"/>
        </w:rPr>
        <w:t>sql</w:t>
      </w:r>
      <w:r>
        <w:rPr>
          <w:rFonts w:hint="eastAsia"/>
        </w:rPr>
        <w:t>语句工具等，在控制层可以快速调用这些已经封装好的</w:t>
      </w:r>
      <w:r>
        <w:rPr>
          <w:rFonts w:hint="eastAsia"/>
        </w:rPr>
        <w:t>js</w:t>
      </w:r>
      <w:r>
        <w:rPr>
          <w:rFonts w:hint="eastAsia"/>
        </w:rPr>
        <w:t>文件中的方法。</w:t>
      </w:r>
    </w:p>
    <w:p w14:paraId="06272479" w14:textId="77777777" w:rsidR="00765170" w:rsidRDefault="00876367">
      <w:pPr>
        <w:pStyle w:val="af"/>
      </w:pPr>
      <w:bookmarkStart w:id="161" w:name="_Toc2225"/>
      <w:bookmarkStart w:id="162" w:name="_Toc1353"/>
      <w:r>
        <w:rPr>
          <w:rFonts w:hint="eastAsia"/>
        </w:rPr>
        <w:t xml:space="preserve">4.5 </w:t>
      </w:r>
      <w:r>
        <w:rPr>
          <w:rFonts w:hint="eastAsia"/>
        </w:rPr>
        <w:t>登录注册模块</w:t>
      </w:r>
      <w:bookmarkEnd w:id="161"/>
      <w:bookmarkEnd w:id="162"/>
    </w:p>
    <w:p w14:paraId="26AEFBB8" w14:textId="77777777" w:rsidR="00765170" w:rsidRDefault="00876367">
      <w:pPr>
        <w:pStyle w:val="af3"/>
      </w:pPr>
      <w:bookmarkStart w:id="163" w:name="_Toc5351"/>
      <w:r>
        <w:rPr>
          <w:rFonts w:hint="eastAsia"/>
        </w:rPr>
        <w:t>（</w:t>
      </w:r>
      <w:r>
        <w:rPr>
          <w:rFonts w:hint="eastAsia"/>
        </w:rPr>
        <w:t>1</w:t>
      </w:r>
      <w:r>
        <w:rPr>
          <w:rFonts w:hint="eastAsia"/>
        </w:rPr>
        <w:t>）</w:t>
      </w:r>
      <w:r>
        <w:rPr>
          <w:rFonts w:hint="eastAsia"/>
        </w:rPr>
        <w:t xml:space="preserve"> </w:t>
      </w:r>
      <w:r>
        <w:rPr>
          <w:rFonts w:hint="eastAsia"/>
        </w:rPr>
        <w:t>注册</w:t>
      </w:r>
      <w:bookmarkEnd w:id="163"/>
    </w:p>
    <w:p w14:paraId="21FB7971" w14:textId="77777777" w:rsidR="00765170" w:rsidRDefault="00876367">
      <w:pPr>
        <w:pStyle w:val="af1"/>
      </w:pPr>
      <w:r>
        <w:rPr>
          <w:rFonts w:hint="eastAsia"/>
        </w:rPr>
        <w:t>注册功能需要用户提交用户名密码等信息，前端进行验证后提交至后端。后端会在查重之后进行数据库的信息提交。也并非所有信息都需要用户提交，比如头像，在初次注册时会设置默认头像。</w:t>
      </w:r>
    </w:p>
    <w:p w14:paraId="476EB559" w14:textId="77777777" w:rsidR="00765170" w:rsidRDefault="00876367">
      <w:pPr>
        <w:pStyle w:val="af1"/>
      </w:pPr>
      <w:r>
        <w:rPr>
          <w:rFonts w:hint="eastAsia"/>
        </w:rPr>
        <w:t>查重实现：</w:t>
      </w:r>
    </w:p>
    <w:p w14:paraId="7D2FF43D" w14:textId="77777777" w:rsidR="00765170" w:rsidRDefault="00876367">
      <w:pPr>
        <w:pStyle w:val="af1"/>
        <w:rPr>
          <w:color w:val="FFFFFF" w:themeColor="background1"/>
          <w14:textFill>
            <w14:noFill/>
          </w14:textFill>
        </w:rPr>
      </w:pPr>
      <w:r>
        <w:rPr>
          <w:noProof/>
        </w:rPr>
        <mc:AlternateContent>
          <mc:Choice Requires="wps">
            <w:drawing>
              <wp:inline distT="0" distB="0" distL="114300" distR="114300" wp14:anchorId="01290848" wp14:editId="1E2F6BC7">
                <wp:extent cx="4478020" cy="1710055"/>
                <wp:effectExtent l="4445" t="4445" r="13335" b="7620"/>
                <wp:docPr id="6" name="文本框 6"/>
                <wp:cNvGraphicFramePr/>
                <a:graphic xmlns:a="http://schemas.openxmlformats.org/drawingml/2006/main">
                  <a:graphicData uri="http://schemas.microsoft.com/office/word/2010/wordprocessingShape">
                    <wps:wsp>
                      <wps:cNvSpPr txBox="1"/>
                      <wps:spPr>
                        <a:xfrm>
                          <a:off x="1488440" y="1251585"/>
                          <a:ext cx="4478020" cy="171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27E607A" w14:textId="77777777" w:rsidR="00876367" w:rsidRDefault="00876367">
                            <w:pPr>
                              <w:pStyle w:val="af7"/>
                            </w:pPr>
                            <w:r>
                              <w:t>async cnki(table, columnName, columnval) {</w:t>
                            </w:r>
                          </w:p>
                          <w:p w14:paraId="1547D9B3" w14:textId="77777777" w:rsidR="00876367" w:rsidRDefault="00876367">
                            <w:pPr>
                              <w:pStyle w:val="af7"/>
                            </w:pPr>
                            <w:r>
                              <w:t>        var str = `select * from ${table} where ${columnName} = '${columnval}'`</w:t>
                            </w:r>
                          </w:p>
                          <w:p w14:paraId="00777668" w14:textId="77777777" w:rsidR="00876367" w:rsidRDefault="00876367">
                            <w:pPr>
                              <w:pStyle w:val="af7"/>
                            </w:pPr>
                            <w:r>
                              <w:t>        var res = await sqlQuery(str)</w:t>
                            </w:r>
                          </w:p>
                          <w:p w14:paraId="0206271C" w14:textId="77777777" w:rsidR="00876367" w:rsidRDefault="00876367">
                            <w:pPr>
                              <w:pStyle w:val="af7"/>
                            </w:pPr>
                            <w:r>
                              <w:t>        return res.length &gt; 0 ? true : false</w:t>
                            </w:r>
                          </w:p>
                          <w:p w14:paraId="411720E9" w14:textId="77777777" w:rsidR="00876367" w:rsidRDefault="00876367">
                            <w:pPr>
                              <w:pStyle w:val="af7"/>
                            </w:pPr>
                            <w: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1290848" id="文本框 6" o:spid="_x0000_s1032" type="#_x0000_t202" style="width:352.6pt;height:1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" fillcolor="white [3201]" strokecolor="white [3212]" strokeweight=".5pt">
                <v:textbox>
                  <w:txbxContent>
                    <w:p w14:paraId="127E607A" w14:textId="77777777" w:rsidR="00876367" w:rsidRDefault="00876367">
                      <w:pPr>
                        <w:pStyle w:val="af7"/>
                      </w:pPr>
                      <w:r>
                        <w:t>async cnki(table, columnName, columnval) {</w:t>
                      </w:r>
                    </w:p>
                    <w:p w14:paraId="1547D9B3" w14:textId="77777777" w:rsidR="00876367" w:rsidRDefault="00876367">
                      <w:pPr>
                        <w:pStyle w:val="af7"/>
                      </w:pPr>
                      <w:r>
                        <w:t>        var str = `select * from ${table} where ${columnName} = '${columnval}'`</w:t>
                      </w:r>
                    </w:p>
                    <w:p w14:paraId="00777668" w14:textId="77777777" w:rsidR="00876367" w:rsidRDefault="00876367">
                      <w:pPr>
                        <w:pStyle w:val="af7"/>
                      </w:pPr>
                      <w:r>
                        <w:t>        var res = await sqlQuery(str)</w:t>
                      </w:r>
                    </w:p>
                    <w:p w14:paraId="0206271C" w14:textId="77777777" w:rsidR="00876367" w:rsidRDefault="00876367">
                      <w:pPr>
                        <w:pStyle w:val="af7"/>
                      </w:pPr>
                      <w:r>
                        <w:t>        return res.length &gt; 0 ? true : false</w:t>
                      </w:r>
                    </w:p>
                    <w:p w14:paraId="411720E9" w14:textId="77777777" w:rsidR="00876367" w:rsidRDefault="00876367">
                      <w:pPr>
                        <w:pStyle w:val="af7"/>
                      </w:pPr>
                      <w:r>
                        <w:t>    }</w:t>
                      </w:r>
                    </w:p>
                  </w:txbxContent>
                </v:textbox>
                <w10:anchorlock/>
              </v:shape>
            </w:pict>
          </mc:Fallback>
        </mc:AlternateContent>
      </w:r>
    </w:p>
    <w:p w14:paraId="33B9D15B" w14:textId="77777777" w:rsidR="00765170" w:rsidRDefault="00876367">
      <w:pPr>
        <w:pStyle w:val="af1"/>
      </w:pPr>
      <w:r>
        <w:t xml:space="preserve">  </w:t>
      </w:r>
    </w:p>
    <w:p w14:paraId="7AA15A02" w14:textId="77777777" w:rsidR="00765170" w:rsidRDefault="00876367">
      <w:pPr>
        <w:pStyle w:val="af3"/>
      </w:pPr>
      <w:bookmarkStart w:id="164" w:name="_Toc22480"/>
      <w:r>
        <w:rPr>
          <w:rFonts w:hint="eastAsia"/>
        </w:rPr>
        <w:t>（</w:t>
      </w:r>
      <w:r>
        <w:rPr>
          <w:rFonts w:hint="eastAsia"/>
        </w:rPr>
        <w:t>2</w:t>
      </w:r>
      <w:r>
        <w:rPr>
          <w:rFonts w:hint="eastAsia"/>
        </w:rPr>
        <w:t>）</w:t>
      </w:r>
      <w:r>
        <w:rPr>
          <w:rFonts w:hint="eastAsia"/>
        </w:rPr>
        <w:t xml:space="preserve"> </w:t>
      </w:r>
      <w:r>
        <w:rPr>
          <w:rFonts w:hint="eastAsia"/>
        </w:rPr>
        <w:t>登录</w:t>
      </w:r>
      <w:bookmarkEnd w:id="164"/>
    </w:p>
    <w:p w14:paraId="1B0709A5" w14:textId="77777777" w:rsidR="00765170" w:rsidRDefault="00876367">
      <w:pPr>
        <w:pStyle w:val="af1"/>
      </w:pPr>
      <w:r>
        <w:rPr>
          <w:rFonts w:hint="eastAsia"/>
        </w:rPr>
        <w:t>输入账户名密码，后端进行验证。验证完成之后即可返回用户信息。前端会将用户</w:t>
      </w:r>
      <w:r>
        <w:rPr>
          <w:rFonts w:hint="eastAsia"/>
        </w:rPr>
        <w:t>id</w:t>
      </w:r>
      <w:r>
        <w:rPr>
          <w:rFonts w:hint="eastAsia"/>
        </w:rPr>
        <w:t>保存至</w:t>
      </w:r>
      <w:r>
        <w:rPr>
          <w:rFonts w:hint="eastAsia"/>
        </w:rPr>
        <w:t>session</w:t>
      </w:r>
      <w:r>
        <w:rPr>
          <w:rFonts w:hint="eastAsia"/>
        </w:rPr>
        <w:t>中，做持久化存储。将其余的用户信息保存如</w:t>
      </w:r>
      <w:r>
        <w:rPr>
          <w:rFonts w:hint="eastAsia"/>
        </w:rPr>
        <w:t>Vuex</w:t>
      </w:r>
      <w:r>
        <w:rPr>
          <w:rFonts w:hint="eastAsia"/>
        </w:rPr>
        <w:t>的</w:t>
      </w:r>
      <w:r>
        <w:rPr>
          <w:rFonts w:hint="eastAsia"/>
        </w:rPr>
        <w:t>store</w:t>
      </w:r>
      <w:r>
        <w:rPr>
          <w:rFonts w:hint="eastAsia"/>
        </w:rPr>
        <w:t>中，方便随时调用。同时触发</w:t>
      </w:r>
      <w:r>
        <w:rPr>
          <w:rFonts w:hint="eastAsia"/>
        </w:rPr>
        <w:t>Socket</w:t>
      </w:r>
      <w:r>
        <w:rPr>
          <w:rFonts w:hint="eastAsia"/>
        </w:rPr>
        <w:t>事件，更新数据库中该用户被分配的</w:t>
      </w:r>
      <w:r>
        <w:rPr>
          <w:rFonts w:hint="eastAsia"/>
        </w:rPr>
        <w:t>Socketid</w:t>
      </w:r>
      <w:r>
        <w:rPr>
          <w:rFonts w:hint="eastAsia"/>
        </w:rPr>
        <w:t>，并设置登录状态，每次关闭页面或者主动注销时就会清除</w:t>
      </w:r>
      <w:r>
        <w:rPr>
          <w:rFonts w:hint="eastAsia"/>
        </w:rPr>
        <w:t>Vuex</w:t>
      </w:r>
      <w:r>
        <w:rPr>
          <w:rFonts w:hint="eastAsia"/>
        </w:rPr>
        <w:t>中的信息和</w:t>
      </w:r>
      <w:r>
        <w:rPr>
          <w:rFonts w:hint="eastAsia"/>
        </w:rPr>
        <w:t>session</w:t>
      </w:r>
      <w:r>
        <w:rPr>
          <w:rFonts w:hint="eastAsia"/>
        </w:rPr>
        <w:t>中的</w:t>
      </w:r>
      <w:r>
        <w:rPr>
          <w:rFonts w:hint="eastAsia"/>
        </w:rPr>
        <w:t>userid</w:t>
      </w:r>
      <w:r>
        <w:rPr>
          <w:rFonts w:hint="eastAsia"/>
        </w:rPr>
        <w:t>。在</w:t>
      </w:r>
      <w:r>
        <w:rPr>
          <w:rFonts w:hint="eastAsia"/>
        </w:rPr>
        <w:t>session</w:t>
      </w:r>
      <w:r>
        <w:rPr>
          <w:rFonts w:hint="eastAsia"/>
        </w:rPr>
        <w:t>中保存</w:t>
      </w:r>
      <w:r>
        <w:rPr>
          <w:rFonts w:hint="eastAsia"/>
        </w:rPr>
        <w:t>userid</w:t>
      </w:r>
      <w:r>
        <w:rPr>
          <w:rFonts w:hint="eastAsia"/>
        </w:rPr>
        <w:t>的作用就在于，当页面刷新，就会根据</w:t>
      </w:r>
      <w:r>
        <w:rPr>
          <w:rFonts w:hint="eastAsia"/>
        </w:rPr>
        <w:t>sessionid</w:t>
      </w:r>
      <w:r>
        <w:rPr>
          <w:rFonts w:hint="eastAsia"/>
        </w:rPr>
        <w:t>重新给后端发出请求，重新获得用户数据。</w:t>
      </w:r>
    </w:p>
    <w:p w14:paraId="7809CFC9" w14:textId="77777777" w:rsidR="00765170" w:rsidRDefault="00876367">
      <w:pPr>
        <w:pStyle w:val="af1"/>
      </w:pPr>
      <w:r>
        <w:rPr>
          <w:rFonts w:hint="eastAsia"/>
        </w:rPr>
        <w:t>用户信息保存实现：</w:t>
      </w:r>
    </w:p>
    <w:p w14:paraId="2B7551D9" w14:textId="77777777" w:rsidR="00765170" w:rsidRDefault="00876367">
      <w:pPr>
        <w:pStyle w:val="af1"/>
        <w:rPr>
          <w:color w:val="FFFFFF" w:themeColor="background1"/>
          <w14:textFill>
            <w14:noFill/>
          </w14:textFill>
        </w:rPr>
      </w:pPr>
      <w:r>
        <w:rPr>
          <w:noProof/>
        </w:rPr>
        <mc:AlternateContent>
          <mc:Choice Requires="wps">
            <w:drawing>
              <wp:inline distT="0" distB="0" distL="114300" distR="114300" wp14:anchorId="1C467EEC" wp14:editId="577FE99B">
                <wp:extent cx="4808220" cy="1981835"/>
                <wp:effectExtent l="0" t="0" r="7620" b="14605"/>
                <wp:docPr id="13" name="文本框 13"/>
                <wp:cNvGraphicFramePr/>
                <a:graphic xmlns:a="http://schemas.openxmlformats.org/drawingml/2006/main">
                  <a:graphicData uri="http://schemas.microsoft.com/office/word/2010/wordprocessingShape">
                    <wps:wsp>
                      <wps:cNvSpPr txBox="1"/>
                      <wps:spPr>
                        <a:xfrm>
                          <a:off x="3148330" y="5229860"/>
                          <a:ext cx="4808220" cy="1981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D7E14AB" w14:textId="77777777" w:rsidR="00876367" w:rsidRDefault="00876367">
                            <w:pPr>
                              <w:pStyle w:val="af7"/>
                            </w:pPr>
                            <w:r>
                              <w:t>sessionStorage.setItem( "myid", JSON.stringify(res.data.data.userid) );</w:t>
                            </w:r>
                          </w:p>
                          <w:p w14:paraId="08EBB0B4" w14:textId="77777777" w:rsidR="00876367" w:rsidRDefault="00876367">
                            <w:pPr>
                              <w:pStyle w:val="af7"/>
                            </w:pPr>
                            <w:r>
                              <w:t xml:space="preserve">                </w:t>
                            </w:r>
                            <w:r>
                              <w:rPr>
                                <w:rFonts w:hint="eastAsia"/>
                              </w:rPr>
                              <w:t>Socket</w:t>
                            </w:r>
                            <w:r>
                              <w:t>.emit("set</w:t>
                            </w:r>
                            <w:r>
                              <w:rPr>
                                <w:rFonts w:hint="eastAsia"/>
                              </w:rPr>
                              <w:t>Socket</w:t>
                            </w:r>
                            <w:r>
                              <w:t>", sessionStorage.getItem("myid"));</w:t>
                            </w:r>
                          </w:p>
                          <w:p w14:paraId="54E68EEE" w14:textId="77777777" w:rsidR="00876367" w:rsidRDefault="00876367">
                            <w:pPr>
                              <w:pStyle w:val="af7"/>
                            </w:pPr>
                            <w:r>
                              <w:t>                getUser(sessionStorage.getItem("myid")).then((res) =&gt; {</w:t>
                            </w:r>
                          </w:p>
                          <w:p w14:paraId="2C061A60" w14:textId="77777777" w:rsidR="00876367" w:rsidRDefault="00876367">
                            <w:pPr>
                              <w:pStyle w:val="af7"/>
                            </w:pPr>
                            <w:r>
                              <w:t>                  this.$store.commit("setme", res.data.data);</w:t>
                            </w:r>
                          </w:p>
                          <w:p w14:paraId="012EAD85" w14:textId="77777777" w:rsidR="00876367" w:rsidRDefault="00876367">
                            <w:pPr>
                              <w:pStyle w:val="af7"/>
                            </w:pPr>
                            <w:r>
                              <w:t>                }).then(() =&gt; {</w:t>
                            </w:r>
                          </w:p>
                          <w:p w14:paraId="76C37638" w14:textId="77777777" w:rsidR="00876367" w:rsidRDefault="00876367">
                            <w:pPr>
                              <w:pStyle w:val="af7"/>
                            </w:pPr>
                            <w:r>
                              <w:t>                  filtrouters()</w:t>
                            </w:r>
                          </w:p>
                          <w:p w14:paraId="439B374F" w14:textId="77777777" w:rsidR="00876367" w:rsidRDefault="00876367">
                            <w:pPr>
                              <w:pStyle w:val="af7"/>
                            </w:pPr>
                            <w:r>
                              <w:t>                });</w:t>
                            </w:r>
                          </w:p>
                          <w:p w14:paraId="34A5A58C"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C467EEC" id="文本框 13" o:spid="_x0000_s1033" type="#_x0000_t202" style="width:378.6pt;height:15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" fillcolor="white [3201]" stroked="f" strokeweight=".5pt">
                <v:textbox>
                  <w:txbxContent>
                    <w:p w14:paraId="1D7E14AB" w14:textId="77777777" w:rsidR="00876367" w:rsidRDefault="00876367">
                      <w:pPr>
                        <w:pStyle w:val="af7"/>
                      </w:pPr>
                      <w:r>
                        <w:t>sessionStorage.setItem( "myid", JSON.stringify(res.data.data.userid) );</w:t>
                      </w:r>
                    </w:p>
                    <w:p w14:paraId="08EBB0B4" w14:textId="77777777" w:rsidR="00876367" w:rsidRDefault="00876367">
                      <w:pPr>
                        <w:pStyle w:val="af7"/>
                      </w:pPr>
                      <w:r>
                        <w:t xml:space="preserve">                </w:t>
                      </w:r>
                      <w:r>
                        <w:rPr>
                          <w:rFonts w:hint="eastAsia"/>
                        </w:rPr>
                        <w:t>Socket</w:t>
                      </w:r>
                      <w:r>
                        <w:t>.emit("set</w:t>
                      </w:r>
                      <w:r>
                        <w:rPr>
                          <w:rFonts w:hint="eastAsia"/>
                        </w:rPr>
                        <w:t>Socket</w:t>
                      </w:r>
                      <w:r>
                        <w:t>", sessionStorage.getItem("myid"));</w:t>
                      </w:r>
                    </w:p>
                    <w:p w14:paraId="54E68EEE" w14:textId="77777777" w:rsidR="00876367" w:rsidRDefault="00876367">
                      <w:pPr>
                        <w:pStyle w:val="af7"/>
                      </w:pPr>
                      <w:r>
                        <w:t>                getUser(sessionStorage.getItem("myid")).then((res) =&gt; {</w:t>
                      </w:r>
                    </w:p>
                    <w:p w14:paraId="2C061A60" w14:textId="77777777" w:rsidR="00876367" w:rsidRDefault="00876367">
                      <w:pPr>
                        <w:pStyle w:val="af7"/>
                      </w:pPr>
                      <w:r>
                        <w:t>                  this.$store.commit("setme", res.data.data);</w:t>
                      </w:r>
                    </w:p>
                    <w:p w14:paraId="012EAD85" w14:textId="77777777" w:rsidR="00876367" w:rsidRDefault="00876367">
                      <w:pPr>
                        <w:pStyle w:val="af7"/>
                      </w:pPr>
                      <w:r>
                        <w:t>                }).then(() =&gt; {</w:t>
                      </w:r>
                    </w:p>
                    <w:p w14:paraId="76C37638" w14:textId="77777777" w:rsidR="00876367" w:rsidRDefault="00876367">
                      <w:pPr>
                        <w:pStyle w:val="af7"/>
                      </w:pPr>
                      <w:r>
                        <w:t>                  filtrouters()</w:t>
                      </w:r>
                    </w:p>
                    <w:p w14:paraId="439B374F" w14:textId="77777777" w:rsidR="00876367" w:rsidRDefault="00876367">
                      <w:pPr>
                        <w:pStyle w:val="af7"/>
                      </w:pPr>
                      <w:r>
                        <w:t>                });</w:t>
                      </w:r>
                    </w:p>
                    <w:p w14:paraId="34A5A58C" w14:textId="77777777" w:rsidR="00876367" w:rsidRDefault="00876367">
                      <w:pPr>
                        <w:pStyle w:val="af7"/>
                      </w:pPr>
                    </w:p>
                  </w:txbxContent>
                </v:textbox>
                <w10:anchorlock/>
              </v:shape>
            </w:pict>
          </mc:Fallback>
        </mc:AlternateContent>
      </w:r>
    </w:p>
    <w:p w14:paraId="4ED1C72D" w14:textId="77777777" w:rsidR="00765170" w:rsidRDefault="00876367">
      <w:pPr>
        <w:pStyle w:val="af1"/>
      </w:pPr>
      <w:r>
        <w:t xml:space="preserve">             </w:t>
      </w:r>
    </w:p>
    <w:p w14:paraId="60D2DEEA" w14:textId="77777777" w:rsidR="00765170" w:rsidRDefault="00876367">
      <w:pPr>
        <w:pStyle w:val="af1"/>
      </w:pPr>
      <w:r>
        <w:rPr>
          <w:rFonts w:hint="eastAsia"/>
        </w:rPr>
        <w:lastRenderedPageBreak/>
        <w:t>更新数据库信息</w:t>
      </w:r>
      <w:r>
        <w:rPr>
          <w:rFonts w:hint="eastAsia"/>
        </w:rPr>
        <w:t>:</w:t>
      </w:r>
    </w:p>
    <w:p w14:paraId="14BEA17C" w14:textId="77777777" w:rsidR="00765170" w:rsidRDefault="00876367">
      <w:pPr>
        <w:pStyle w:val="af1"/>
      </w:pPr>
      <w:bookmarkStart w:id="165" w:name="_Toc28901"/>
      <w:r>
        <w:rPr>
          <w:noProof/>
        </w:rPr>
        <mc:AlternateContent>
          <mc:Choice Requires="wps">
            <w:drawing>
              <wp:inline distT="0" distB="0" distL="114300" distR="114300" wp14:anchorId="6131B48A" wp14:editId="4AE7F064">
                <wp:extent cx="4638675" cy="1235710"/>
                <wp:effectExtent l="0" t="0" r="0" b="0"/>
                <wp:docPr id="18" name="文本框 18"/>
                <wp:cNvGraphicFramePr/>
                <a:graphic xmlns:a="http://schemas.openxmlformats.org/drawingml/2006/main">
                  <a:graphicData uri="http://schemas.microsoft.com/office/word/2010/wordprocessingShape">
                    <wps:wsp>
                      <wps:cNvSpPr txBox="1"/>
                      <wps:spPr>
                        <a:xfrm>
                          <a:off x="1833245" y="8489315"/>
                          <a:ext cx="4638675" cy="1235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8206F9" w14:textId="77777777" w:rsidR="00876367" w:rsidRDefault="00876367">
                            <w:pPr>
                              <w:pStyle w:val="af7"/>
                            </w:pPr>
                            <w:r>
                              <w:rPr>
                                <w:rFonts w:hint="eastAsia"/>
                              </w:rPr>
                              <w:t>Socket</w:t>
                            </w:r>
                            <w:r>
                              <w:t>.on('set</w:t>
                            </w:r>
                            <w:r>
                              <w:rPr>
                                <w:rFonts w:hint="eastAsia"/>
                              </w:rPr>
                              <w:t>Socket</w:t>
                            </w:r>
                            <w:r>
                              <w:t>', async function (userid) {</w:t>
                            </w:r>
                          </w:p>
                          <w:p w14:paraId="1E525514" w14:textId="77777777" w:rsidR="00876367" w:rsidRDefault="00876367">
                            <w:pPr>
                              <w:pStyle w:val="af7"/>
                            </w:pPr>
                            <w:r>
                              <w:t xml:space="preserve">           let sqlStr = "update user set </w:t>
                            </w:r>
                            <w:r>
                              <w:rPr>
                                <w:rFonts w:hint="eastAsia"/>
                              </w:rPr>
                              <w:t>Socket</w:t>
                            </w:r>
                            <w:r>
                              <w:t>id=?,isonline=? where id=?"</w:t>
                            </w:r>
                          </w:p>
                          <w:p w14:paraId="579692D7" w14:textId="77777777" w:rsidR="00876367" w:rsidRDefault="00876367">
                            <w:pPr>
                              <w:pStyle w:val="af7"/>
                            </w:pPr>
                            <w:r>
                              <w:t>            let result = await sqlQuery(sqlStr, [</w:t>
                            </w:r>
                            <w:r>
                              <w:rPr>
                                <w:rFonts w:hint="eastAsia"/>
                              </w:rPr>
                              <w:t>Socket</w:t>
                            </w:r>
                            <w:r>
                              <w:t>.id, 1, userid])</w:t>
                            </w:r>
                          </w:p>
                          <w:p w14:paraId="468C333F" w14:textId="77777777" w:rsidR="00876367" w:rsidRDefault="00876367">
                            <w:pPr>
                              <w:pStyle w:val="af7"/>
                            </w:pPr>
                            <w:r>
                              <w:t>        })</w:t>
                            </w:r>
                          </w:p>
                          <w:p w14:paraId="0B96DC5E"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131B48A" id="文本框 18" o:spid="_x0000_s1034" type="#_x0000_t202" style="width:365.25pt;height:9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" filled="f" stroked="f" strokeweight=".5pt">
                <v:textbox>
                  <w:txbxContent>
                    <w:p w14:paraId="338206F9" w14:textId="77777777" w:rsidR="00876367" w:rsidRDefault="00876367">
                      <w:pPr>
                        <w:pStyle w:val="af7"/>
                      </w:pPr>
                      <w:r>
                        <w:rPr>
                          <w:rFonts w:hint="eastAsia"/>
                        </w:rPr>
                        <w:t>Socket</w:t>
                      </w:r>
                      <w:r>
                        <w:t>.on('set</w:t>
                      </w:r>
                      <w:r>
                        <w:rPr>
                          <w:rFonts w:hint="eastAsia"/>
                        </w:rPr>
                        <w:t>Socket</w:t>
                      </w:r>
                      <w:r>
                        <w:t>', async function (userid) {</w:t>
                      </w:r>
                    </w:p>
                    <w:p w14:paraId="1E525514" w14:textId="77777777" w:rsidR="00876367" w:rsidRDefault="00876367">
                      <w:pPr>
                        <w:pStyle w:val="af7"/>
                      </w:pPr>
                      <w:r>
                        <w:t xml:space="preserve">           let sqlStr = "update user set </w:t>
                      </w:r>
                      <w:r>
                        <w:rPr>
                          <w:rFonts w:hint="eastAsia"/>
                        </w:rPr>
                        <w:t>Socket</w:t>
                      </w:r>
                      <w:r>
                        <w:t>id=?,isonline=? where id=?"</w:t>
                      </w:r>
                    </w:p>
                    <w:p w14:paraId="579692D7" w14:textId="77777777" w:rsidR="00876367" w:rsidRDefault="00876367">
                      <w:pPr>
                        <w:pStyle w:val="af7"/>
                      </w:pPr>
                      <w:r>
                        <w:t>            let result = await sqlQuery(sqlStr, [</w:t>
                      </w:r>
                      <w:r>
                        <w:rPr>
                          <w:rFonts w:hint="eastAsia"/>
                        </w:rPr>
                        <w:t>Socket</w:t>
                      </w:r>
                      <w:r>
                        <w:t>.id, 1, userid])</w:t>
                      </w:r>
                    </w:p>
                    <w:p w14:paraId="468C333F" w14:textId="77777777" w:rsidR="00876367" w:rsidRDefault="00876367">
                      <w:pPr>
                        <w:pStyle w:val="af7"/>
                      </w:pPr>
                      <w:r>
                        <w:t>        })</w:t>
                      </w:r>
                    </w:p>
                    <w:p w14:paraId="0B96DC5E" w14:textId="77777777" w:rsidR="00876367" w:rsidRDefault="00876367">
                      <w:pPr>
                        <w:pStyle w:val="af7"/>
                      </w:pPr>
                    </w:p>
                  </w:txbxContent>
                </v:textbox>
                <w10:anchorlock/>
              </v:shape>
            </w:pict>
          </mc:Fallback>
        </mc:AlternateContent>
      </w:r>
    </w:p>
    <w:p w14:paraId="7045C9CA" w14:textId="77777777" w:rsidR="00765170" w:rsidRDefault="00876367">
      <w:pPr>
        <w:pStyle w:val="af"/>
      </w:pPr>
      <w:bookmarkStart w:id="166" w:name="_Toc8116"/>
      <w:r>
        <w:rPr>
          <w:rFonts w:hint="eastAsia"/>
        </w:rPr>
        <w:t>4.6</w:t>
      </w:r>
      <w:r>
        <w:rPr>
          <w:rFonts w:hint="eastAsia"/>
        </w:rPr>
        <w:t>新车与二手车选购模块</w:t>
      </w:r>
      <w:bookmarkEnd w:id="165"/>
      <w:bookmarkEnd w:id="166"/>
    </w:p>
    <w:p w14:paraId="405B4FFB" w14:textId="77777777" w:rsidR="00765170" w:rsidRDefault="00876367">
      <w:pPr>
        <w:pStyle w:val="af3"/>
      </w:pPr>
      <w:bookmarkStart w:id="167" w:name="_Toc30445"/>
      <w:r>
        <w:rPr>
          <w:rFonts w:hint="eastAsia"/>
        </w:rPr>
        <w:t>（</w:t>
      </w:r>
      <w:r>
        <w:rPr>
          <w:rFonts w:hint="eastAsia"/>
        </w:rPr>
        <w:t>1</w:t>
      </w:r>
      <w:r>
        <w:rPr>
          <w:rFonts w:hint="eastAsia"/>
        </w:rPr>
        <w:t>）汽车筛选</w:t>
      </w:r>
      <w:bookmarkEnd w:id="167"/>
    </w:p>
    <w:p w14:paraId="0A1824EE" w14:textId="77777777" w:rsidR="00765170" w:rsidRDefault="00876367">
      <w:pPr>
        <w:pStyle w:val="af1"/>
      </w:pPr>
      <w:r>
        <w:rPr>
          <w:rFonts w:hint="eastAsia"/>
        </w:rPr>
        <w:t>在选购页面，默认按照价格降序展示车辆。但根据多条件选择器可以选择出用户需要的车辆。多条件选择器首先可以通过首字母选择品牌，之后通过车型、价格、名字来进行选择。我通过一个数组来保存用户设置的条件。这些条件都有默认值，每一次更改条件都会将这个条件数组完整的传回后端，后端根据条件进行拼接</w:t>
      </w:r>
      <w:r>
        <w:rPr>
          <w:rFonts w:hint="eastAsia"/>
        </w:rPr>
        <w:t>sql</w:t>
      </w:r>
      <w:r>
        <w:rPr>
          <w:rFonts w:hint="eastAsia"/>
        </w:rPr>
        <w:t>语句完成查询。</w:t>
      </w:r>
    </w:p>
    <w:p w14:paraId="5B4D82A5" w14:textId="77777777" w:rsidR="00765170" w:rsidRDefault="00876367">
      <w:pPr>
        <w:pStyle w:val="af1"/>
      </w:pPr>
      <w:r>
        <w:rPr>
          <w:rFonts w:hint="eastAsia"/>
        </w:rPr>
        <w:t>后端筛选实现：</w:t>
      </w:r>
    </w:p>
    <w:p w14:paraId="4799D905" w14:textId="77777777" w:rsidR="00765170" w:rsidRDefault="00876367">
      <w:pPr>
        <w:pStyle w:val="af1"/>
      </w:pPr>
      <w:r>
        <w:rPr>
          <w:noProof/>
        </w:rPr>
        <mc:AlternateContent>
          <mc:Choice Requires="wps">
            <w:drawing>
              <wp:inline distT="0" distB="0" distL="114300" distR="114300" wp14:anchorId="3EFE1980" wp14:editId="35250FEE">
                <wp:extent cx="5181600" cy="4367530"/>
                <wp:effectExtent l="0" t="0" r="0" b="6350"/>
                <wp:docPr id="19" name="文本框 19"/>
                <wp:cNvGraphicFramePr/>
                <a:graphic xmlns:a="http://schemas.openxmlformats.org/drawingml/2006/main">
                  <a:graphicData uri="http://schemas.microsoft.com/office/word/2010/wordprocessingShape">
                    <wps:wsp>
                      <wps:cNvSpPr txBox="1"/>
                      <wps:spPr>
                        <a:xfrm>
                          <a:off x="2405380" y="3159760"/>
                          <a:ext cx="5181600" cy="4367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EA4664" w14:textId="77777777" w:rsidR="00876367" w:rsidRDefault="00876367">
                            <w:pPr>
                              <w:pStyle w:val="af7"/>
                            </w:pPr>
                            <w:r>
                              <w:t>var str = `select * from car where 1=1`</w:t>
                            </w:r>
                          </w:p>
                          <w:p w14:paraId="4C9B2106" w14:textId="77777777" w:rsidR="00876367" w:rsidRDefault="00876367">
                            <w:pPr>
                              <w:pStyle w:val="af7"/>
                            </w:pPr>
                            <w:r>
                              <w:t>            var term = ''</w:t>
                            </w:r>
                          </w:p>
                          <w:p w14:paraId="764ED3F2" w14:textId="77777777" w:rsidR="00876367" w:rsidRDefault="00876367">
                            <w:pPr>
                              <w:pStyle w:val="af7"/>
                            </w:pPr>
                            <w:r>
                              <w:t>            if (req.query.myscreen[0] != -1) {</w:t>
                            </w:r>
                          </w:p>
                          <w:p w14:paraId="4925D2EA" w14:textId="77777777" w:rsidR="00876367" w:rsidRDefault="00876367">
                            <w:pPr>
                              <w:pStyle w:val="af7"/>
                            </w:pPr>
                            <w:r>
                              <w:t>                term += ` a</w:t>
                            </w:r>
                            <w:r>
                              <w:rPr>
                                <w:rFonts w:hint="eastAsia"/>
                              </w:rPr>
                              <w:t>z</w:t>
                            </w:r>
                            <w:r>
                              <w:t>nd car_brandid = '${req.query.myscreen[0]}'`</w:t>
                            </w:r>
                          </w:p>
                          <w:p w14:paraId="4B193958" w14:textId="77777777" w:rsidR="00876367" w:rsidRDefault="00876367">
                            <w:pPr>
                              <w:pStyle w:val="af7"/>
                            </w:pPr>
                            <w:r>
                              <w:t>            }</w:t>
                            </w:r>
                          </w:p>
                          <w:p w14:paraId="21B9B2BF" w14:textId="77777777" w:rsidR="00876367" w:rsidRDefault="00876367">
                            <w:pPr>
                              <w:pStyle w:val="af7"/>
                            </w:pPr>
                            <w:r>
                              <w:t>            if (req.query.myscreen[1] != -1) {</w:t>
                            </w:r>
                          </w:p>
                          <w:p w14:paraId="6C0B11B1" w14:textId="77777777" w:rsidR="00876367" w:rsidRDefault="00876367">
                            <w:pPr>
                              <w:pStyle w:val="af7"/>
                            </w:pPr>
                            <w:r>
                              <w:t>                term += ` and car_price_low &gt;= ${req.query.myscreen[1]} and car_price_high &lt;= ${req.query.myscreen[2]}`</w:t>
                            </w:r>
                          </w:p>
                          <w:p w14:paraId="7FB29800" w14:textId="77777777" w:rsidR="00876367" w:rsidRDefault="00876367">
                            <w:pPr>
                              <w:pStyle w:val="af7"/>
                            </w:pPr>
                            <w:r>
                              <w:t>            }</w:t>
                            </w:r>
                          </w:p>
                          <w:p w14:paraId="017E3D00" w14:textId="77777777" w:rsidR="00876367" w:rsidRDefault="00876367">
                            <w:pPr>
                              <w:pStyle w:val="af7"/>
                            </w:pPr>
                            <w:r>
                              <w:t>            if (req.query.myscreen[3] != -1) {</w:t>
                            </w:r>
                          </w:p>
                          <w:p w14:paraId="62F6EC5C" w14:textId="77777777" w:rsidR="00876367" w:rsidRDefault="00876367">
                            <w:pPr>
                              <w:pStyle w:val="af7"/>
                            </w:pPr>
                            <w:r>
                              <w:t>                term += ` and car_type = '${req.query.myscreen[3]}'`</w:t>
                            </w:r>
                          </w:p>
                          <w:p w14:paraId="35D66A94" w14:textId="77777777" w:rsidR="00876367" w:rsidRDefault="00876367">
                            <w:pPr>
                              <w:pStyle w:val="af7"/>
                            </w:pPr>
                            <w:r>
                              <w:t>            }</w:t>
                            </w:r>
                          </w:p>
                          <w:p w14:paraId="7DC376F2" w14:textId="77777777" w:rsidR="00876367" w:rsidRDefault="00876367">
                            <w:pPr>
                              <w:pStyle w:val="af7"/>
                            </w:pPr>
                            <w:r>
                              <w:t>            if (req.query.searchstr != '') {</w:t>
                            </w:r>
                          </w:p>
                          <w:p w14:paraId="4EB7112F" w14:textId="77777777" w:rsidR="00876367" w:rsidRDefault="00876367">
                            <w:pPr>
                              <w:pStyle w:val="af7"/>
                            </w:pPr>
                            <w:r>
                              <w:t>                term += ` and car_name like '%${req.query.searchstr}%'`</w:t>
                            </w:r>
                          </w:p>
                          <w:p w14:paraId="601B07DF" w14:textId="77777777" w:rsidR="00876367" w:rsidRDefault="00876367">
                            <w:pPr>
                              <w:pStyle w:val="af7"/>
                            </w:pPr>
                            <w:r>
                              <w:t>            }</w:t>
                            </w:r>
                          </w:p>
                          <w:p w14:paraId="0809E103" w14:textId="77777777" w:rsidR="00876367" w:rsidRDefault="00876367">
                            <w:pPr>
                              <w:pStyle w:val="af7"/>
                            </w:pPr>
                            <w:r>
                              <w:t>            term += ` order by id desc limit ${req.query.pagenum},${req.query.reqnum}`</w:t>
                            </w:r>
                          </w:p>
                          <w:p w14:paraId="7E09F240" w14:textId="77777777" w:rsidR="00876367" w:rsidRDefault="00876367">
                            <w:pPr>
                              <w:pStyle w:val="af7"/>
                            </w:pPr>
                            <w:r>
                              <w:t>            var sqlres = await sqlQuery(str + term)</w:t>
                            </w:r>
                          </w:p>
                          <w:p w14:paraId="5E9F6A00"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EFE1980" id="文本框 19" o:spid="_x0000_s1035" type="#_x0000_t202" style="width:408pt;height:34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" fillcolor="white [3201]" stroked="f" strokeweight=".5pt">
                <v:textbox>
                  <w:txbxContent>
                    <w:p w14:paraId="0EEA4664" w14:textId="77777777" w:rsidR="00876367" w:rsidRDefault="00876367">
                      <w:pPr>
                        <w:pStyle w:val="af7"/>
                      </w:pPr>
                      <w:r>
                        <w:t>var str = `select * from car where 1=1`</w:t>
                      </w:r>
                    </w:p>
                    <w:p w14:paraId="4C9B2106" w14:textId="77777777" w:rsidR="00876367" w:rsidRDefault="00876367">
                      <w:pPr>
                        <w:pStyle w:val="af7"/>
                      </w:pPr>
                      <w:r>
                        <w:t>            var term = ''</w:t>
                      </w:r>
                    </w:p>
                    <w:p w14:paraId="764ED3F2" w14:textId="77777777" w:rsidR="00876367" w:rsidRDefault="00876367">
                      <w:pPr>
                        <w:pStyle w:val="af7"/>
                      </w:pPr>
                      <w:r>
                        <w:t>            if (req.query.myscreen[0] != -1) {</w:t>
                      </w:r>
                    </w:p>
                    <w:p w14:paraId="4925D2EA" w14:textId="77777777" w:rsidR="00876367" w:rsidRDefault="00876367">
                      <w:pPr>
                        <w:pStyle w:val="af7"/>
                      </w:pPr>
                      <w:r>
                        <w:t>                term += ` a</w:t>
                      </w:r>
                      <w:r>
                        <w:rPr>
                          <w:rFonts w:hint="eastAsia"/>
                        </w:rPr>
                        <w:t>z</w:t>
                      </w:r>
                      <w:r>
                        <w:t>nd car_brandid = '${req.query.myscreen[0]}'`</w:t>
                      </w:r>
                    </w:p>
                    <w:p w14:paraId="4B193958" w14:textId="77777777" w:rsidR="00876367" w:rsidRDefault="00876367">
                      <w:pPr>
                        <w:pStyle w:val="af7"/>
                      </w:pPr>
                      <w:r>
                        <w:t>            }</w:t>
                      </w:r>
                    </w:p>
                    <w:p w14:paraId="21B9B2BF" w14:textId="77777777" w:rsidR="00876367" w:rsidRDefault="00876367">
                      <w:pPr>
                        <w:pStyle w:val="af7"/>
                      </w:pPr>
                      <w:r>
                        <w:t>            if (req.query.myscreen[1] != -1) {</w:t>
                      </w:r>
                    </w:p>
                    <w:p w14:paraId="6C0B11B1" w14:textId="77777777" w:rsidR="00876367" w:rsidRDefault="00876367">
                      <w:pPr>
                        <w:pStyle w:val="af7"/>
                      </w:pPr>
                      <w:r>
                        <w:t>                term += ` and car_price_low &gt;= ${req.query.myscreen[1]} and car_price_high &lt;= ${req.query.myscreen[2]}`</w:t>
                      </w:r>
                    </w:p>
                    <w:p w14:paraId="7FB29800" w14:textId="77777777" w:rsidR="00876367" w:rsidRDefault="00876367">
                      <w:pPr>
                        <w:pStyle w:val="af7"/>
                      </w:pPr>
                      <w:r>
                        <w:t>            }</w:t>
                      </w:r>
                    </w:p>
                    <w:p w14:paraId="017E3D00" w14:textId="77777777" w:rsidR="00876367" w:rsidRDefault="00876367">
                      <w:pPr>
                        <w:pStyle w:val="af7"/>
                      </w:pPr>
                      <w:r>
                        <w:t>            if (req.query.myscreen[3] != -1) {</w:t>
                      </w:r>
                    </w:p>
                    <w:p w14:paraId="62F6EC5C" w14:textId="77777777" w:rsidR="00876367" w:rsidRDefault="00876367">
                      <w:pPr>
                        <w:pStyle w:val="af7"/>
                      </w:pPr>
                      <w:r>
                        <w:t>                term += ` and car_type = '${req.query.myscreen[3]}'`</w:t>
                      </w:r>
                    </w:p>
                    <w:p w14:paraId="35D66A94" w14:textId="77777777" w:rsidR="00876367" w:rsidRDefault="00876367">
                      <w:pPr>
                        <w:pStyle w:val="af7"/>
                      </w:pPr>
                      <w:r>
                        <w:t>            }</w:t>
                      </w:r>
                    </w:p>
                    <w:p w14:paraId="7DC376F2" w14:textId="77777777" w:rsidR="00876367" w:rsidRDefault="00876367">
                      <w:pPr>
                        <w:pStyle w:val="af7"/>
                      </w:pPr>
                      <w:r>
                        <w:t>            if (req.query.searchstr != '') {</w:t>
                      </w:r>
                    </w:p>
                    <w:p w14:paraId="4EB7112F" w14:textId="77777777" w:rsidR="00876367" w:rsidRDefault="00876367">
                      <w:pPr>
                        <w:pStyle w:val="af7"/>
                      </w:pPr>
                      <w:r>
                        <w:t>                term += ` and car_name like '%${req.query.searchstr}%'`</w:t>
                      </w:r>
                    </w:p>
                    <w:p w14:paraId="601B07DF" w14:textId="77777777" w:rsidR="00876367" w:rsidRDefault="00876367">
                      <w:pPr>
                        <w:pStyle w:val="af7"/>
                      </w:pPr>
                      <w:r>
                        <w:t>            }</w:t>
                      </w:r>
                    </w:p>
                    <w:p w14:paraId="0809E103" w14:textId="77777777" w:rsidR="00876367" w:rsidRDefault="00876367">
                      <w:pPr>
                        <w:pStyle w:val="af7"/>
                      </w:pPr>
                      <w:r>
                        <w:t>            term += ` order by id desc limit ${req.query.pagenum},${req.query.reqnum}`</w:t>
                      </w:r>
                    </w:p>
                    <w:p w14:paraId="7E09F240" w14:textId="77777777" w:rsidR="00876367" w:rsidRDefault="00876367">
                      <w:pPr>
                        <w:pStyle w:val="af7"/>
                      </w:pPr>
                      <w:r>
                        <w:t>            var sqlres = await sqlQuery(str + term)</w:t>
                      </w:r>
                    </w:p>
                    <w:p w14:paraId="5E9F6A00" w14:textId="77777777" w:rsidR="00876367" w:rsidRDefault="00876367">
                      <w:pPr>
                        <w:pStyle w:val="af7"/>
                      </w:pPr>
                    </w:p>
                  </w:txbxContent>
                </v:textbox>
                <w10:anchorlock/>
              </v:shape>
            </w:pict>
          </mc:Fallback>
        </mc:AlternateContent>
      </w:r>
    </w:p>
    <w:p w14:paraId="74276FED" w14:textId="77777777" w:rsidR="00765170" w:rsidRDefault="00876367">
      <w:pPr>
        <w:pStyle w:val="af3"/>
      </w:pPr>
      <w:bookmarkStart w:id="168" w:name="_Toc19698"/>
      <w:r>
        <w:rPr>
          <w:rFonts w:hint="eastAsia"/>
        </w:rPr>
        <w:t>（</w:t>
      </w:r>
      <w:r>
        <w:rPr>
          <w:rFonts w:hint="eastAsia"/>
        </w:rPr>
        <w:t>2</w:t>
      </w:r>
      <w:r>
        <w:rPr>
          <w:rFonts w:hint="eastAsia"/>
        </w:rPr>
        <w:t>）交易</w:t>
      </w:r>
      <w:bookmarkEnd w:id="168"/>
    </w:p>
    <w:p w14:paraId="27FDD282" w14:textId="77777777" w:rsidR="00765170" w:rsidRDefault="00876367">
      <w:pPr>
        <w:pStyle w:val="af1"/>
      </w:pPr>
      <w:r>
        <w:rPr>
          <w:rFonts w:hint="eastAsia"/>
        </w:rPr>
        <w:t>交易模块需要用户提交购车表单，其中包含用户支付密码以及选购的车辆信</w:t>
      </w:r>
      <w:r>
        <w:rPr>
          <w:rFonts w:hint="eastAsia"/>
        </w:rPr>
        <w:lastRenderedPageBreak/>
        <w:t>息。信息传回后端会进行支付密码以及余额的验证。全都验证通过后完成整个交易流程。</w:t>
      </w:r>
    </w:p>
    <w:p w14:paraId="4F817EFF" w14:textId="77777777" w:rsidR="00765170" w:rsidRDefault="00876367">
      <w:pPr>
        <w:pStyle w:val="af1"/>
      </w:pPr>
      <w:r>
        <w:rPr>
          <w:rFonts w:hint="eastAsia"/>
        </w:rPr>
        <w:t>交易流程后台实现：</w:t>
      </w:r>
    </w:p>
    <w:p w14:paraId="35F1D833" w14:textId="77777777" w:rsidR="00765170" w:rsidRDefault="00876367">
      <w:pPr>
        <w:pStyle w:val="af1"/>
      </w:pPr>
      <w:r>
        <w:rPr>
          <w:noProof/>
        </w:rPr>
        <mc:AlternateContent>
          <mc:Choice Requires="wps">
            <w:drawing>
              <wp:inline distT="0" distB="0" distL="114300" distR="114300" wp14:anchorId="69E0DB6D" wp14:editId="724EC6C0">
                <wp:extent cx="5274310" cy="6628130"/>
                <wp:effectExtent l="0" t="0" r="13970" b="1270"/>
                <wp:docPr id="20" name="文本框 20"/>
                <wp:cNvGraphicFramePr/>
                <a:graphic xmlns:a="http://schemas.openxmlformats.org/drawingml/2006/main">
                  <a:graphicData uri="http://schemas.microsoft.com/office/word/2010/wordprocessingShape">
                    <wps:wsp>
                      <wps:cNvSpPr txBox="1"/>
                      <wps:spPr>
                        <a:xfrm>
                          <a:off x="2252980" y="986790"/>
                          <a:ext cx="5274310" cy="6628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1E1CEA" w14:textId="77777777" w:rsidR="00876367" w:rsidRDefault="00876367">
                            <w:pPr>
                              <w:pStyle w:val="af7"/>
                            </w:pPr>
                            <w:r>
                              <w:t>let carsql = await sqlQuery(`select * from car where id=${req.body.carid}`)</w:t>
                            </w:r>
                          </w:p>
                          <w:p w14:paraId="4348272E" w14:textId="77777777" w:rsidR="00876367" w:rsidRDefault="00876367">
                            <w:pPr>
                              <w:pStyle w:val="af7"/>
                            </w:pPr>
                            <w:r>
                              <w:t>            let car = carsql[0]</w:t>
                            </w:r>
                          </w:p>
                          <w:p w14:paraId="4213F850" w14:textId="77777777" w:rsidR="00876367" w:rsidRDefault="00876367">
                            <w:pPr>
                              <w:pStyle w:val="af7"/>
                            </w:pPr>
                            <w:r>
                              <w:t>            let pwdcheck = await modusers.pwdcheck(req.body.userid, req.body.paypwd)</w:t>
                            </w:r>
                          </w:p>
                          <w:p w14:paraId="1329DE6C" w14:textId="77777777" w:rsidR="00876367" w:rsidRDefault="00876367">
                            <w:pPr>
                              <w:pStyle w:val="af7"/>
                            </w:pPr>
                            <w:r>
                              <w:t>            if (!pwdcheck.check) {</w:t>
                            </w:r>
                          </w:p>
                          <w:p w14:paraId="4846820B" w14:textId="77777777" w:rsidR="00876367" w:rsidRDefault="00876367">
                            <w:pPr>
                              <w:pStyle w:val="af7"/>
                            </w:pPr>
                            <w:r>
                              <w:t>                return res.json({</w:t>
                            </w:r>
                          </w:p>
                          <w:p w14:paraId="53F7AB4C" w14:textId="77777777" w:rsidR="00876367" w:rsidRDefault="00876367">
                            <w:pPr>
                              <w:pStyle w:val="af7"/>
                            </w:pPr>
                            <w:r>
                              <w:t>                    code: 20001,</w:t>
                            </w:r>
                          </w:p>
                          <w:p w14:paraId="5F737180" w14:textId="77777777" w:rsidR="00876367" w:rsidRDefault="00876367">
                            <w:pPr>
                              <w:pStyle w:val="af7"/>
                            </w:pPr>
                            <w:r>
                              <w:t>                    message: "</w:t>
                            </w:r>
                            <w:r>
                              <w:t>密码验证失败</w:t>
                            </w:r>
                            <w:r>
                              <w:t>",</w:t>
                            </w:r>
                          </w:p>
                          <w:p w14:paraId="6AD6351B" w14:textId="77777777" w:rsidR="00876367" w:rsidRDefault="00876367">
                            <w:pPr>
                              <w:pStyle w:val="af7"/>
                            </w:pPr>
                            <w:r>
                              <w:t>                })</w:t>
                            </w:r>
                          </w:p>
                          <w:p w14:paraId="36C04572" w14:textId="77777777" w:rsidR="00876367" w:rsidRDefault="00876367">
                            <w:pPr>
                              <w:pStyle w:val="af7"/>
                            </w:pPr>
                            <w:r>
                              <w:t>            }</w:t>
                            </w:r>
                          </w:p>
                          <w:p w14:paraId="0934EAFA" w14:textId="77777777" w:rsidR="00876367" w:rsidRDefault="00876367">
                            <w:pPr>
                              <w:pStyle w:val="af7"/>
                            </w:pPr>
                            <w:r>
                              <w:t>let balancecheck = await modusers.balancecheck(car.car_price_low, req.body.userid)</w:t>
                            </w:r>
                          </w:p>
                          <w:p w14:paraId="4E273403" w14:textId="77777777" w:rsidR="00876367" w:rsidRDefault="00876367">
                            <w:pPr>
                              <w:pStyle w:val="af7"/>
                            </w:pPr>
                            <w:r>
                              <w:t>            if (!balancecheck.check) {</w:t>
                            </w:r>
                          </w:p>
                          <w:p w14:paraId="510343F6" w14:textId="77777777" w:rsidR="00876367" w:rsidRDefault="00876367">
                            <w:pPr>
                              <w:pStyle w:val="af7"/>
                            </w:pPr>
                            <w:r>
                              <w:t>                return res.json({</w:t>
                            </w:r>
                          </w:p>
                          <w:p w14:paraId="05530B4A" w14:textId="77777777" w:rsidR="00876367" w:rsidRDefault="00876367">
                            <w:pPr>
                              <w:pStyle w:val="af7"/>
                            </w:pPr>
                            <w:r>
                              <w:t>                    code: 20001,</w:t>
                            </w:r>
                          </w:p>
                          <w:p w14:paraId="5DE4BDF8" w14:textId="77777777" w:rsidR="00876367" w:rsidRDefault="00876367">
                            <w:pPr>
                              <w:pStyle w:val="af7"/>
                            </w:pPr>
                            <w:r>
                              <w:t>                    message: "</w:t>
                            </w:r>
                            <w:r>
                              <w:t>账户余额不足</w:t>
                            </w:r>
                            <w:r>
                              <w:t>",</w:t>
                            </w:r>
                          </w:p>
                          <w:p w14:paraId="2B58B3C1" w14:textId="77777777" w:rsidR="00876367" w:rsidRDefault="00876367">
                            <w:pPr>
                              <w:pStyle w:val="af7"/>
                            </w:pPr>
                            <w:r>
                              <w:t>                })</w:t>
                            </w:r>
                          </w:p>
                          <w:p w14:paraId="04F4B2BB" w14:textId="77777777" w:rsidR="00876367" w:rsidRDefault="00876367">
                            <w:pPr>
                              <w:pStyle w:val="af7"/>
                            </w:pPr>
                            <w:r>
                              <w:t>            }</w:t>
                            </w:r>
                          </w:p>
                          <w:p w14:paraId="3A796B94" w14:textId="77777777" w:rsidR="00876367" w:rsidRDefault="00876367">
                            <w:pPr>
                              <w:pStyle w:val="af7"/>
                            </w:pPr>
                            <w:r>
                              <w:t>            modusers.deduct(car.car_price_low, req.body.userid)</w:t>
                            </w:r>
                          </w:p>
                          <w:p w14:paraId="5F20D6B8" w14:textId="77777777" w:rsidR="00876367" w:rsidRDefault="00876367">
                            <w:pPr>
                              <w:pStyle w:val="af7"/>
                            </w:pPr>
                            <w:r>
                              <w:t xml:space="preserve">      var ordersql = await sqlQuery(`insert into car_order (carid,userid,order_time,order_type,sell_id) </w:t>
                            </w:r>
                          </w:p>
                          <w:p w14:paraId="09DA3567" w14:textId="77777777" w:rsidR="00876367" w:rsidRDefault="00876367">
                            <w:pPr>
                              <w:pStyle w:val="af7"/>
                            </w:pPr>
                            <w:r>
                              <w:t>            values (${car.id},${req.body.userid},'${new Date()}',0,${car.car_brandid})`)</w:t>
                            </w:r>
                          </w:p>
                          <w:p w14:paraId="133F5AC1" w14:textId="77777777" w:rsidR="00876367" w:rsidRDefault="00876367">
                            <w:pPr>
                              <w:pStyle w:val="af7"/>
                            </w:pPr>
                            <w:r>
                              <w:t>            var car_number = "</w:t>
                            </w:r>
                            <w:r>
                              <w:t>川</w:t>
                            </w:r>
                            <w:r>
                              <w:t>E 456E06"</w:t>
                            </w:r>
                          </w:p>
                          <w:p w14:paraId="008969A5" w14:textId="77777777" w:rsidR="00876367" w:rsidRDefault="00876367">
                            <w:pPr>
                              <w:pStyle w:val="af7"/>
                            </w:pPr>
                            <w:r>
                              <w:t>            var barnsql = await sqlQuery(`insert into barn (carid,userid,car_number,km,orderid)values</w:t>
                            </w:r>
                            <w:r>
                              <w:rPr>
                                <w:rFonts w:hint="eastAsia"/>
                              </w:rPr>
                              <w:t xml:space="preserve"> </w:t>
                            </w:r>
                            <w:r>
                              <w:t>(${car.id},${req.body.userid},'${car_number}',0,${ordersql.insertId})`)</w:t>
                            </w:r>
                          </w:p>
                          <w:p w14:paraId="32A69604"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9E0DB6D" id="文本框 20" o:spid="_x0000_s1036" type="#_x0000_t202" style="width:415.3pt;height:5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" fillcolor="white [3201]" stroked="f" strokeweight=".5pt">
                <v:textbox>
                  <w:txbxContent>
                    <w:p w14:paraId="691E1CEA" w14:textId="77777777" w:rsidR="00876367" w:rsidRDefault="00876367">
                      <w:pPr>
                        <w:pStyle w:val="af7"/>
                      </w:pPr>
                      <w:r>
                        <w:t>let carsql = await sqlQuery(`select * from car where id=${req.body.carid}`)</w:t>
                      </w:r>
                    </w:p>
                    <w:p w14:paraId="4348272E" w14:textId="77777777" w:rsidR="00876367" w:rsidRDefault="00876367">
                      <w:pPr>
                        <w:pStyle w:val="af7"/>
                      </w:pPr>
                      <w:r>
                        <w:t>            let car = carsql[0]</w:t>
                      </w:r>
                    </w:p>
                    <w:p w14:paraId="4213F850" w14:textId="77777777" w:rsidR="00876367" w:rsidRDefault="00876367">
                      <w:pPr>
                        <w:pStyle w:val="af7"/>
                      </w:pPr>
                      <w:r>
                        <w:t>            let pwdcheck = await modusers.pwdcheck(req.body.userid, req.body.paypwd)</w:t>
                      </w:r>
                    </w:p>
                    <w:p w14:paraId="1329DE6C" w14:textId="77777777" w:rsidR="00876367" w:rsidRDefault="00876367">
                      <w:pPr>
                        <w:pStyle w:val="af7"/>
                      </w:pPr>
                      <w:r>
                        <w:t>            if (!pwdcheck.check) {</w:t>
                      </w:r>
                    </w:p>
                    <w:p w14:paraId="4846820B" w14:textId="77777777" w:rsidR="00876367" w:rsidRDefault="00876367">
                      <w:pPr>
                        <w:pStyle w:val="af7"/>
                      </w:pPr>
                      <w:r>
                        <w:t>                return res.json({</w:t>
                      </w:r>
                    </w:p>
                    <w:p w14:paraId="53F7AB4C" w14:textId="77777777" w:rsidR="00876367" w:rsidRDefault="00876367">
                      <w:pPr>
                        <w:pStyle w:val="af7"/>
                      </w:pPr>
                      <w:r>
                        <w:t>                    code: 20001,</w:t>
                      </w:r>
                    </w:p>
                    <w:p w14:paraId="5F737180" w14:textId="77777777" w:rsidR="00876367" w:rsidRDefault="00876367">
                      <w:pPr>
                        <w:pStyle w:val="af7"/>
                      </w:pPr>
                      <w:r>
                        <w:t>                    message: "</w:t>
                      </w:r>
                      <w:r>
                        <w:t>密码验证失败</w:t>
                      </w:r>
                      <w:r>
                        <w:t>",</w:t>
                      </w:r>
                    </w:p>
                    <w:p w14:paraId="6AD6351B" w14:textId="77777777" w:rsidR="00876367" w:rsidRDefault="00876367">
                      <w:pPr>
                        <w:pStyle w:val="af7"/>
                      </w:pPr>
                      <w:r>
                        <w:t>                })</w:t>
                      </w:r>
                    </w:p>
                    <w:p w14:paraId="36C04572" w14:textId="77777777" w:rsidR="00876367" w:rsidRDefault="00876367">
                      <w:pPr>
                        <w:pStyle w:val="af7"/>
                      </w:pPr>
                      <w:r>
                        <w:t>            }</w:t>
                      </w:r>
                    </w:p>
                    <w:p w14:paraId="0934EAFA" w14:textId="77777777" w:rsidR="00876367" w:rsidRDefault="00876367">
                      <w:pPr>
                        <w:pStyle w:val="af7"/>
                      </w:pPr>
                      <w:r>
                        <w:t>let balancecheck = await modusers.balancecheck(car.car_price_low, req.body.userid)</w:t>
                      </w:r>
                    </w:p>
                    <w:p w14:paraId="4E273403" w14:textId="77777777" w:rsidR="00876367" w:rsidRDefault="00876367">
                      <w:pPr>
                        <w:pStyle w:val="af7"/>
                      </w:pPr>
                      <w:r>
                        <w:t>            if (!balancecheck.check) {</w:t>
                      </w:r>
                    </w:p>
                    <w:p w14:paraId="510343F6" w14:textId="77777777" w:rsidR="00876367" w:rsidRDefault="00876367">
                      <w:pPr>
                        <w:pStyle w:val="af7"/>
                      </w:pPr>
                      <w:r>
                        <w:t>                return res.json({</w:t>
                      </w:r>
                    </w:p>
                    <w:p w14:paraId="05530B4A" w14:textId="77777777" w:rsidR="00876367" w:rsidRDefault="00876367">
                      <w:pPr>
                        <w:pStyle w:val="af7"/>
                      </w:pPr>
                      <w:r>
                        <w:t>                    code: 20001,</w:t>
                      </w:r>
                    </w:p>
                    <w:p w14:paraId="5DE4BDF8" w14:textId="77777777" w:rsidR="00876367" w:rsidRDefault="00876367">
                      <w:pPr>
                        <w:pStyle w:val="af7"/>
                      </w:pPr>
                      <w:r>
                        <w:t>                    message: "</w:t>
                      </w:r>
                      <w:r>
                        <w:t>账户余额不足</w:t>
                      </w:r>
                      <w:r>
                        <w:t>",</w:t>
                      </w:r>
                    </w:p>
                    <w:p w14:paraId="2B58B3C1" w14:textId="77777777" w:rsidR="00876367" w:rsidRDefault="00876367">
                      <w:pPr>
                        <w:pStyle w:val="af7"/>
                      </w:pPr>
                      <w:r>
                        <w:t>                })</w:t>
                      </w:r>
                    </w:p>
                    <w:p w14:paraId="04F4B2BB" w14:textId="77777777" w:rsidR="00876367" w:rsidRDefault="00876367">
                      <w:pPr>
                        <w:pStyle w:val="af7"/>
                      </w:pPr>
                      <w:r>
                        <w:t>            }</w:t>
                      </w:r>
                    </w:p>
                    <w:p w14:paraId="3A796B94" w14:textId="77777777" w:rsidR="00876367" w:rsidRDefault="00876367">
                      <w:pPr>
                        <w:pStyle w:val="af7"/>
                      </w:pPr>
                      <w:r>
                        <w:t>            modusers.deduct(car.car_price_low, req.body.userid)</w:t>
                      </w:r>
                    </w:p>
                    <w:p w14:paraId="5F20D6B8" w14:textId="77777777" w:rsidR="00876367" w:rsidRDefault="00876367">
                      <w:pPr>
                        <w:pStyle w:val="af7"/>
                      </w:pPr>
                      <w:r>
                        <w:t xml:space="preserve">      var ordersql = await sqlQuery(`insert into car_order (carid,userid,order_time,order_type,sell_id) </w:t>
                      </w:r>
                    </w:p>
                    <w:p w14:paraId="09DA3567" w14:textId="77777777" w:rsidR="00876367" w:rsidRDefault="00876367">
                      <w:pPr>
                        <w:pStyle w:val="af7"/>
                      </w:pPr>
                      <w:r>
                        <w:t>            values (${car.id},${req.body.userid},'${new Date()}',0,${car.car_brandid})`)</w:t>
                      </w:r>
                    </w:p>
                    <w:p w14:paraId="133F5AC1" w14:textId="77777777" w:rsidR="00876367" w:rsidRDefault="00876367">
                      <w:pPr>
                        <w:pStyle w:val="af7"/>
                      </w:pPr>
                      <w:r>
                        <w:t>            var car_number = "</w:t>
                      </w:r>
                      <w:r>
                        <w:t>川</w:t>
                      </w:r>
                      <w:r>
                        <w:t>E 456E06"</w:t>
                      </w:r>
                    </w:p>
                    <w:p w14:paraId="008969A5" w14:textId="77777777" w:rsidR="00876367" w:rsidRDefault="00876367">
                      <w:pPr>
                        <w:pStyle w:val="af7"/>
                      </w:pPr>
                      <w:r>
                        <w:t>            var barnsql = await sqlQuery(`insert into barn (carid,userid,car_number,km,orderid)values</w:t>
                      </w:r>
                      <w:r>
                        <w:rPr>
                          <w:rFonts w:hint="eastAsia"/>
                        </w:rPr>
                        <w:t xml:space="preserve"> </w:t>
                      </w:r>
                      <w:r>
                        <w:t>(${car.id},${req.body.userid},'${car_number}',0,${ordersql.insertId})`)</w:t>
                      </w:r>
                    </w:p>
                    <w:p w14:paraId="32A69604" w14:textId="77777777" w:rsidR="00876367" w:rsidRDefault="00876367">
                      <w:pPr>
                        <w:pStyle w:val="af7"/>
                      </w:pPr>
                    </w:p>
                  </w:txbxContent>
                </v:textbox>
                <w10:anchorlock/>
              </v:shape>
            </w:pict>
          </mc:Fallback>
        </mc:AlternateContent>
      </w:r>
    </w:p>
    <w:p w14:paraId="19FFF505" w14:textId="77777777" w:rsidR="00765170" w:rsidRDefault="00876367">
      <w:pPr>
        <w:pStyle w:val="af"/>
      </w:pPr>
      <w:bookmarkStart w:id="169" w:name="_Toc14816"/>
      <w:bookmarkStart w:id="170" w:name="_Toc16058"/>
      <w:r>
        <w:rPr>
          <w:rFonts w:hint="eastAsia"/>
        </w:rPr>
        <w:t xml:space="preserve">4.7 </w:t>
      </w:r>
      <w:r>
        <w:rPr>
          <w:rFonts w:hint="eastAsia"/>
        </w:rPr>
        <w:t>车库模块</w:t>
      </w:r>
      <w:bookmarkEnd w:id="169"/>
      <w:bookmarkEnd w:id="170"/>
    </w:p>
    <w:p w14:paraId="0B678827" w14:textId="77777777" w:rsidR="00765170" w:rsidRDefault="00876367">
      <w:pPr>
        <w:pStyle w:val="af1"/>
      </w:pPr>
      <w:r>
        <w:rPr>
          <w:rFonts w:hint="eastAsia"/>
        </w:rPr>
        <w:t>提供在库的车辆提供出售服务，且汽车有在库、挂售两种状态。用户若要卖出车辆，需要设置定价以及输入自己的支付密码，完成验证后，即可将车辆挂售。挂售的车辆会出现在二手车市场。后台对挂售的主要操作是，更改车辆状态。</w:t>
      </w:r>
    </w:p>
    <w:p w14:paraId="1DDEF0A6" w14:textId="77777777" w:rsidR="00765170" w:rsidRDefault="00876367">
      <w:pPr>
        <w:pStyle w:val="af1"/>
        <w:ind w:firstLineChars="0" w:firstLine="0"/>
      </w:pPr>
      <w:r>
        <w:rPr>
          <w:rFonts w:hint="eastAsia"/>
        </w:rPr>
        <w:t>在其他用户购买此车完成支付后，当完成交易，会进行金额的转移和车辆所属人</w:t>
      </w:r>
      <w:r>
        <w:rPr>
          <w:rFonts w:hint="eastAsia"/>
        </w:rPr>
        <w:lastRenderedPageBreak/>
        <w:t>的更新。</w:t>
      </w:r>
    </w:p>
    <w:p w14:paraId="0CC2D7CA" w14:textId="77777777" w:rsidR="00765170" w:rsidRDefault="00876367">
      <w:pPr>
        <w:pStyle w:val="af1"/>
        <w:ind w:firstLineChars="0" w:firstLine="420"/>
      </w:pPr>
      <w:r>
        <w:rPr>
          <w:rFonts w:hint="eastAsia"/>
        </w:rPr>
        <w:t>购买操作实现：</w:t>
      </w:r>
    </w:p>
    <w:p w14:paraId="29DD1ECD" w14:textId="77777777" w:rsidR="00765170" w:rsidRDefault="00876367">
      <w:pPr>
        <w:pStyle w:val="af1"/>
        <w:ind w:firstLineChars="0" w:firstLine="420"/>
      </w:pPr>
      <w:r>
        <w:rPr>
          <w:noProof/>
        </w:rPr>
        <mc:AlternateContent>
          <mc:Choice Requires="wps">
            <w:drawing>
              <wp:inline distT="0" distB="0" distL="114300" distR="114300" wp14:anchorId="532BB201" wp14:editId="4E58ACC0">
                <wp:extent cx="5282565" cy="4164965"/>
                <wp:effectExtent l="0" t="0" r="5715" b="10795"/>
                <wp:docPr id="1" name="文本框 1"/>
                <wp:cNvGraphicFramePr/>
                <a:graphic xmlns:a="http://schemas.openxmlformats.org/drawingml/2006/main">
                  <a:graphicData uri="http://schemas.microsoft.com/office/word/2010/wordprocessingShape">
                    <wps:wsp>
                      <wps:cNvSpPr txBox="1"/>
                      <wps:spPr>
                        <a:xfrm>
                          <a:off x="1892300" y="3056255"/>
                          <a:ext cx="5282565" cy="4164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BF6824" w14:textId="77777777" w:rsidR="00876367" w:rsidRDefault="00876367">
                            <w:pPr>
                              <w:pStyle w:val="af7"/>
                            </w:pPr>
                            <w:r>
                              <w:t>let carbarns = await sqlQuery(`select * from barn where id=${req.body.barnid}`)</w:t>
                            </w:r>
                          </w:p>
                          <w:p w14:paraId="480AF59C" w14:textId="77777777" w:rsidR="00876367" w:rsidRDefault="00876367">
                            <w:pPr>
                              <w:pStyle w:val="af7"/>
                            </w:pPr>
                            <w:r>
                              <w:t>let carofbarn = carbarns[0]</w:t>
                            </w:r>
                          </w:p>
                          <w:p w14:paraId="677D34EA" w14:textId="77777777" w:rsidR="00876367" w:rsidRDefault="00876367">
                            <w:pPr>
                              <w:pStyle w:val="af7"/>
                            </w:pPr>
                            <w:r>
                              <w:t>let pwdcheck = await modusers.pwdcheck(carofbarn.userid, req.body.paypassword)</w:t>
                            </w:r>
                          </w:p>
                          <w:p w14:paraId="4963EDA4" w14:textId="77777777" w:rsidR="00876367" w:rsidRDefault="00876367">
                            <w:pPr>
                              <w:pStyle w:val="af7"/>
                            </w:pPr>
                            <w:r>
                              <w:t xml:space="preserve"> if (!pwdcheck.check) {</w:t>
                            </w:r>
                          </w:p>
                          <w:p w14:paraId="19A0975B" w14:textId="77777777" w:rsidR="00876367" w:rsidRDefault="00876367">
                            <w:pPr>
                              <w:pStyle w:val="af7"/>
                            </w:pPr>
                            <w:r>
                              <w:t>                return res.json({</w:t>
                            </w:r>
                          </w:p>
                          <w:p w14:paraId="40DB2B51" w14:textId="77777777" w:rsidR="00876367" w:rsidRDefault="00876367">
                            <w:pPr>
                              <w:pStyle w:val="af7"/>
                            </w:pPr>
                            <w:r>
                              <w:t>                    code: 20001,</w:t>
                            </w:r>
                          </w:p>
                          <w:p w14:paraId="3319912D" w14:textId="77777777" w:rsidR="00876367" w:rsidRDefault="00876367">
                            <w:pPr>
                              <w:pStyle w:val="af7"/>
                            </w:pPr>
                            <w:r>
                              <w:t>                    message: "</w:t>
                            </w:r>
                            <w:r>
                              <w:t>密码验证失败</w:t>
                            </w:r>
                            <w:r>
                              <w:t>",</w:t>
                            </w:r>
                          </w:p>
                          <w:p w14:paraId="76E34183" w14:textId="77777777" w:rsidR="00876367" w:rsidRDefault="00876367">
                            <w:pPr>
                              <w:pStyle w:val="af7"/>
                            </w:pPr>
                            <w:r>
                              <w:t>                })</w:t>
                            </w:r>
                          </w:p>
                          <w:p w14:paraId="07553A73" w14:textId="77777777" w:rsidR="00876367" w:rsidRDefault="00876367">
                            <w:pPr>
                              <w:pStyle w:val="af7"/>
                            </w:pPr>
                            <w:r>
                              <w:t>}</w:t>
                            </w:r>
                          </w:p>
                          <w:p w14:paraId="6BB00AFE" w14:textId="77777777" w:rsidR="00876367" w:rsidRDefault="00876367">
                            <w:pPr>
                              <w:pStyle w:val="af7"/>
                            </w:pPr>
                            <w:r>
                              <w:t>let updatesql = await sqlQuery(`update barn set sellstate='</w:t>
                            </w:r>
                            <w:r>
                              <w:t>在售</w:t>
                            </w:r>
                            <w:r>
                              <w:t>',pricing=${req.body.pricing}</w:t>
                            </w:r>
                          </w:p>
                          <w:p w14:paraId="5BA29B79" w14:textId="77777777" w:rsidR="00876367" w:rsidRDefault="00876367">
                            <w:pPr>
                              <w:pStyle w:val="af7"/>
                            </w:pPr>
                            <w:r>
                              <w:t>             where id=${req.body.barnid}`)</w:t>
                            </w:r>
                          </w:p>
                          <w:p w14:paraId="08334BB3" w14:textId="77777777" w:rsidR="00876367" w:rsidRDefault="00876367">
                            <w:pPr>
                              <w:pStyle w:val="af7"/>
                            </w:pPr>
                            <w:r>
                              <w:t>            return res.json({</w:t>
                            </w:r>
                          </w:p>
                          <w:p w14:paraId="32EBC43B" w14:textId="77777777" w:rsidR="00876367" w:rsidRDefault="00876367">
                            <w:pPr>
                              <w:pStyle w:val="af7"/>
                            </w:pPr>
                            <w:r>
                              <w:t>                code: 20000,</w:t>
                            </w:r>
                          </w:p>
                          <w:p w14:paraId="19D3D9BC" w14:textId="77777777" w:rsidR="00876367" w:rsidRDefault="00876367">
                            <w:pPr>
                              <w:pStyle w:val="af7"/>
                            </w:pPr>
                            <w:r>
                              <w:t>                message: "</w:t>
                            </w:r>
                            <w:r>
                              <w:t>汽车挂售成功</w:t>
                            </w:r>
                            <w:r>
                              <w:t>",</w:t>
                            </w:r>
                          </w:p>
                          <w:p w14:paraId="6F54D404" w14:textId="77777777" w:rsidR="00876367" w:rsidRDefault="00876367">
                            <w:pPr>
                              <w:pStyle w:val="af7"/>
                            </w:pPr>
                            <w:r>
                              <w:t>            })</w:t>
                            </w:r>
                          </w:p>
                          <w:p w14:paraId="24568BAD"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32BB201" id="文本框 1" o:spid="_x0000_s1037" type="#_x0000_t202" style="width:415.95pt;height:32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" fillcolor="white [3201]" stroked="f" strokeweight=".5pt">
                <v:textbox>
                  <w:txbxContent>
                    <w:p w14:paraId="16BF6824" w14:textId="77777777" w:rsidR="00876367" w:rsidRDefault="00876367">
                      <w:pPr>
                        <w:pStyle w:val="af7"/>
                      </w:pPr>
                      <w:r>
                        <w:t>let carbarns = await sqlQuery(`select * from barn where id=${req.body.barnid}`)</w:t>
                      </w:r>
                    </w:p>
                    <w:p w14:paraId="480AF59C" w14:textId="77777777" w:rsidR="00876367" w:rsidRDefault="00876367">
                      <w:pPr>
                        <w:pStyle w:val="af7"/>
                      </w:pPr>
                      <w:r>
                        <w:t>let carofbarn = carbarns[0]</w:t>
                      </w:r>
                    </w:p>
                    <w:p w14:paraId="677D34EA" w14:textId="77777777" w:rsidR="00876367" w:rsidRDefault="00876367">
                      <w:pPr>
                        <w:pStyle w:val="af7"/>
                      </w:pPr>
                      <w:r>
                        <w:t>let pwdcheck = await modusers.pwdcheck(carofbarn.userid, req.body.paypassword)</w:t>
                      </w:r>
                    </w:p>
                    <w:p w14:paraId="4963EDA4" w14:textId="77777777" w:rsidR="00876367" w:rsidRDefault="00876367">
                      <w:pPr>
                        <w:pStyle w:val="af7"/>
                      </w:pPr>
                      <w:r>
                        <w:t xml:space="preserve"> if (!pwdcheck.check) {</w:t>
                      </w:r>
                    </w:p>
                    <w:p w14:paraId="19A0975B" w14:textId="77777777" w:rsidR="00876367" w:rsidRDefault="00876367">
                      <w:pPr>
                        <w:pStyle w:val="af7"/>
                      </w:pPr>
                      <w:r>
                        <w:t>                return res.json({</w:t>
                      </w:r>
                    </w:p>
                    <w:p w14:paraId="40DB2B51" w14:textId="77777777" w:rsidR="00876367" w:rsidRDefault="00876367">
                      <w:pPr>
                        <w:pStyle w:val="af7"/>
                      </w:pPr>
                      <w:r>
                        <w:t>                    code: 20001,</w:t>
                      </w:r>
                    </w:p>
                    <w:p w14:paraId="3319912D" w14:textId="77777777" w:rsidR="00876367" w:rsidRDefault="00876367">
                      <w:pPr>
                        <w:pStyle w:val="af7"/>
                      </w:pPr>
                      <w:r>
                        <w:t>                    message: "</w:t>
                      </w:r>
                      <w:r>
                        <w:t>密码验证失败</w:t>
                      </w:r>
                      <w:r>
                        <w:t>",</w:t>
                      </w:r>
                    </w:p>
                    <w:p w14:paraId="76E34183" w14:textId="77777777" w:rsidR="00876367" w:rsidRDefault="00876367">
                      <w:pPr>
                        <w:pStyle w:val="af7"/>
                      </w:pPr>
                      <w:r>
                        <w:t>                })</w:t>
                      </w:r>
                    </w:p>
                    <w:p w14:paraId="07553A73" w14:textId="77777777" w:rsidR="00876367" w:rsidRDefault="00876367">
                      <w:pPr>
                        <w:pStyle w:val="af7"/>
                      </w:pPr>
                      <w:r>
                        <w:t>}</w:t>
                      </w:r>
                    </w:p>
                    <w:p w14:paraId="6BB00AFE" w14:textId="77777777" w:rsidR="00876367" w:rsidRDefault="00876367">
                      <w:pPr>
                        <w:pStyle w:val="af7"/>
                      </w:pPr>
                      <w:r>
                        <w:t>let updatesql = await sqlQuery(`update barn set sellstate='</w:t>
                      </w:r>
                      <w:r>
                        <w:t>在售</w:t>
                      </w:r>
                      <w:r>
                        <w:t>',pricing=${req.body.pricing}</w:t>
                      </w:r>
                    </w:p>
                    <w:p w14:paraId="5BA29B79" w14:textId="77777777" w:rsidR="00876367" w:rsidRDefault="00876367">
                      <w:pPr>
                        <w:pStyle w:val="af7"/>
                      </w:pPr>
                      <w:r>
                        <w:t>             where id=${req.body.barnid}`)</w:t>
                      </w:r>
                    </w:p>
                    <w:p w14:paraId="08334BB3" w14:textId="77777777" w:rsidR="00876367" w:rsidRDefault="00876367">
                      <w:pPr>
                        <w:pStyle w:val="af7"/>
                      </w:pPr>
                      <w:r>
                        <w:t>            return res.json({</w:t>
                      </w:r>
                    </w:p>
                    <w:p w14:paraId="32EBC43B" w14:textId="77777777" w:rsidR="00876367" w:rsidRDefault="00876367">
                      <w:pPr>
                        <w:pStyle w:val="af7"/>
                      </w:pPr>
                      <w:r>
                        <w:t>                code: 20000,</w:t>
                      </w:r>
                    </w:p>
                    <w:p w14:paraId="19D3D9BC" w14:textId="77777777" w:rsidR="00876367" w:rsidRDefault="00876367">
                      <w:pPr>
                        <w:pStyle w:val="af7"/>
                      </w:pPr>
                      <w:r>
                        <w:t>                message: "</w:t>
                      </w:r>
                      <w:r>
                        <w:t>汽车挂售成功</w:t>
                      </w:r>
                      <w:r>
                        <w:t>",</w:t>
                      </w:r>
                    </w:p>
                    <w:p w14:paraId="6F54D404" w14:textId="77777777" w:rsidR="00876367" w:rsidRDefault="00876367">
                      <w:pPr>
                        <w:pStyle w:val="af7"/>
                      </w:pPr>
                      <w:r>
                        <w:t>            })</w:t>
                      </w:r>
                    </w:p>
                    <w:p w14:paraId="24568BAD" w14:textId="77777777" w:rsidR="00876367" w:rsidRDefault="00876367">
                      <w:pPr>
                        <w:pStyle w:val="af7"/>
                      </w:pPr>
                    </w:p>
                  </w:txbxContent>
                </v:textbox>
                <w10:anchorlock/>
              </v:shape>
            </w:pict>
          </mc:Fallback>
        </mc:AlternateContent>
      </w:r>
    </w:p>
    <w:p w14:paraId="22F35DB7" w14:textId="77777777" w:rsidR="00765170" w:rsidRDefault="00876367">
      <w:pPr>
        <w:pStyle w:val="af"/>
      </w:pPr>
      <w:bookmarkStart w:id="171" w:name="_Toc31171"/>
      <w:bookmarkStart w:id="172" w:name="_Toc30401"/>
      <w:r>
        <w:rPr>
          <w:rFonts w:hint="eastAsia"/>
        </w:rPr>
        <w:t xml:space="preserve">4.8 </w:t>
      </w:r>
      <w:r>
        <w:rPr>
          <w:rFonts w:hint="eastAsia"/>
        </w:rPr>
        <w:t>车友会模块</w:t>
      </w:r>
      <w:bookmarkEnd w:id="171"/>
      <w:bookmarkEnd w:id="172"/>
    </w:p>
    <w:p w14:paraId="6D5EF4A5" w14:textId="77777777" w:rsidR="00765170" w:rsidRDefault="00876367">
      <w:pPr>
        <w:pStyle w:val="af1"/>
      </w:pPr>
      <w:r>
        <w:rPr>
          <w:rFonts w:hint="eastAsia"/>
        </w:rPr>
        <w:t>车友会发帖功能与评论功能的实现方式类似，帖子功能使用了富文本，意味着用户可以在输入框中贴图。帖子与评论的提交会顺带提交用户信息，后台就会进行插入数据的操作，记录发布者，发布时间以及内容。</w:t>
      </w:r>
    </w:p>
    <w:p w14:paraId="6EDC3C80" w14:textId="77777777" w:rsidR="00765170" w:rsidRDefault="00876367">
      <w:pPr>
        <w:pStyle w:val="af1"/>
      </w:pPr>
      <w:r>
        <w:rPr>
          <w:rFonts w:hint="eastAsia"/>
        </w:rPr>
        <w:t>发帖功能代码实现：</w:t>
      </w:r>
    </w:p>
    <w:p w14:paraId="1209DD55" w14:textId="77777777" w:rsidR="00765170" w:rsidRDefault="00876367">
      <w:pPr>
        <w:pStyle w:val="af1"/>
      </w:pPr>
      <w:r>
        <w:rPr>
          <w:noProof/>
        </w:rPr>
        <mc:AlternateContent>
          <mc:Choice Requires="wps">
            <w:drawing>
              <wp:inline distT="0" distB="0" distL="114300" distR="114300" wp14:anchorId="3AE81A2B" wp14:editId="7540A3FB">
                <wp:extent cx="5130800" cy="2582545"/>
                <wp:effectExtent l="0" t="0" r="5080" b="8255"/>
                <wp:docPr id="3" name="文本框 3"/>
                <wp:cNvGraphicFramePr/>
                <a:graphic xmlns:a="http://schemas.openxmlformats.org/drawingml/2006/main">
                  <a:graphicData uri="http://schemas.microsoft.com/office/word/2010/wordprocessingShape">
                    <wps:wsp>
                      <wps:cNvSpPr txBox="1"/>
                      <wps:spPr>
                        <a:xfrm>
                          <a:off x="1494155" y="7873365"/>
                          <a:ext cx="5130800" cy="2582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692F7E4" w14:textId="77777777" w:rsidR="00876367" w:rsidRDefault="00876367">
                            <w:pPr>
                              <w:pStyle w:val="af7"/>
                            </w:pPr>
                            <w:r>
                              <w:t>var sqlres = await sqlQuery(`insert into invitation (clubid,userid,brief_context,detail_context,time) values(${req.body.club_id},${req.body.userid},'${req.body.brief_context}','${req.body.detail_context}','${new Date()}')`)</w:t>
                            </w:r>
                          </w:p>
                          <w:p w14:paraId="5F3CC91B" w14:textId="77777777" w:rsidR="00876367" w:rsidRDefault="00876367">
                            <w:pPr>
                              <w:pStyle w:val="af7"/>
                            </w:pPr>
                            <w:r>
                              <w:t>            return res.json({</w:t>
                            </w:r>
                          </w:p>
                          <w:p w14:paraId="39FC0480" w14:textId="77777777" w:rsidR="00876367" w:rsidRDefault="00876367">
                            <w:pPr>
                              <w:pStyle w:val="af7"/>
                            </w:pPr>
                            <w:r>
                              <w:t>                code: 20000,</w:t>
                            </w:r>
                          </w:p>
                          <w:p w14:paraId="1445675D" w14:textId="77777777" w:rsidR="00876367" w:rsidRDefault="00876367">
                            <w:pPr>
                              <w:pStyle w:val="af7"/>
                            </w:pPr>
                            <w:r>
                              <w:t>                message: "</w:t>
                            </w:r>
                            <w:r>
                              <w:t>发布成功</w:t>
                            </w:r>
                            <w:r>
                              <w:t>",</w:t>
                            </w:r>
                          </w:p>
                          <w:p w14:paraId="459B0B7D" w14:textId="77777777" w:rsidR="00876367" w:rsidRDefault="00876367">
                            <w:pPr>
                              <w:pStyle w:val="af7"/>
                            </w:pPr>
                            <w:r>
                              <w:t>                data: req.body</w:t>
                            </w:r>
                          </w:p>
                          <w:p w14:paraId="681496CB" w14:textId="77777777" w:rsidR="00876367" w:rsidRDefault="00876367">
                            <w:pPr>
                              <w:pStyle w:val="af7"/>
                            </w:pPr>
                            <w:r>
                              <w:t>            })</w:t>
                            </w:r>
                          </w:p>
                          <w:p w14:paraId="78E9E886"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AE81A2B" id="文本框 3" o:spid="_x0000_s1038" type="#_x0000_t202" style="width:404pt;height:2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" fillcolor="white [3201]" stroked="f" strokeweight=".5pt">
                <v:textbox>
                  <w:txbxContent>
                    <w:p w14:paraId="5692F7E4" w14:textId="77777777" w:rsidR="00876367" w:rsidRDefault="00876367">
                      <w:pPr>
                        <w:pStyle w:val="af7"/>
                      </w:pPr>
                      <w:r>
                        <w:t>var sqlres = await sqlQuery(`insert into invitation (clubid,userid,brief_context,detail_context,time) values(${req.body.club_id},${req.body.userid},'${req.body.brief_context}','${req.body.detail_context}','${new Date()}')`)</w:t>
                      </w:r>
                    </w:p>
                    <w:p w14:paraId="5F3CC91B" w14:textId="77777777" w:rsidR="00876367" w:rsidRDefault="00876367">
                      <w:pPr>
                        <w:pStyle w:val="af7"/>
                      </w:pPr>
                      <w:r>
                        <w:t>            return res.json({</w:t>
                      </w:r>
                    </w:p>
                    <w:p w14:paraId="39FC0480" w14:textId="77777777" w:rsidR="00876367" w:rsidRDefault="00876367">
                      <w:pPr>
                        <w:pStyle w:val="af7"/>
                      </w:pPr>
                      <w:r>
                        <w:t>                code: 20000,</w:t>
                      </w:r>
                    </w:p>
                    <w:p w14:paraId="1445675D" w14:textId="77777777" w:rsidR="00876367" w:rsidRDefault="00876367">
                      <w:pPr>
                        <w:pStyle w:val="af7"/>
                      </w:pPr>
                      <w:r>
                        <w:t>                message: "</w:t>
                      </w:r>
                      <w:r>
                        <w:t>发布成功</w:t>
                      </w:r>
                      <w:r>
                        <w:t>",</w:t>
                      </w:r>
                    </w:p>
                    <w:p w14:paraId="459B0B7D" w14:textId="77777777" w:rsidR="00876367" w:rsidRDefault="00876367">
                      <w:pPr>
                        <w:pStyle w:val="af7"/>
                      </w:pPr>
                      <w:r>
                        <w:t>                data: req.body</w:t>
                      </w:r>
                    </w:p>
                    <w:p w14:paraId="681496CB" w14:textId="77777777" w:rsidR="00876367" w:rsidRDefault="00876367">
                      <w:pPr>
                        <w:pStyle w:val="af7"/>
                      </w:pPr>
                      <w:r>
                        <w:t>            })</w:t>
                      </w:r>
                    </w:p>
                    <w:p w14:paraId="78E9E886" w14:textId="77777777" w:rsidR="00876367" w:rsidRDefault="00876367">
                      <w:pPr>
                        <w:pStyle w:val="af7"/>
                      </w:pPr>
                    </w:p>
                  </w:txbxContent>
                </v:textbox>
                <w10:anchorlock/>
              </v:shape>
            </w:pict>
          </mc:Fallback>
        </mc:AlternateContent>
      </w:r>
    </w:p>
    <w:p w14:paraId="1F7CCFD6" w14:textId="77777777" w:rsidR="00765170" w:rsidRDefault="00876367">
      <w:pPr>
        <w:pStyle w:val="af"/>
      </w:pPr>
      <w:bookmarkStart w:id="173" w:name="_Toc1758"/>
      <w:bookmarkStart w:id="174" w:name="_Toc4721"/>
      <w:r>
        <w:rPr>
          <w:rFonts w:hint="eastAsia"/>
        </w:rPr>
        <w:lastRenderedPageBreak/>
        <w:t xml:space="preserve">4.9 </w:t>
      </w:r>
      <w:r>
        <w:rPr>
          <w:rFonts w:hint="eastAsia"/>
        </w:rPr>
        <w:t>资讯管理</w:t>
      </w:r>
      <w:bookmarkEnd w:id="173"/>
      <w:bookmarkEnd w:id="174"/>
    </w:p>
    <w:p w14:paraId="123E02F0" w14:textId="77777777" w:rsidR="00765170" w:rsidRDefault="00876367">
      <w:pPr>
        <w:pStyle w:val="af1"/>
      </w:pPr>
      <w:r>
        <w:rPr>
          <w:rFonts w:hint="eastAsia"/>
        </w:rPr>
        <w:t>资讯管理主要是由超级管理员负责。有新增、编辑、删除三个功能。引用了</w:t>
      </w:r>
      <w:r>
        <w:rPr>
          <w:rFonts w:hint="eastAsia"/>
        </w:rPr>
        <w:t>Element</w:t>
      </w:r>
      <w:r>
        <w:rPr>
          <w:rFonts w:hint="eastAsia"/>
        </w:rPr>
        <w:t>的表单组件进行快捷展示。新增或者编辑时对每个字段都有相应的规则进行文本校验，只有当校验列表都符合要求，才能进行表单提交。</w:t>
      </w:r>
    </w:p>
    <w:p w14:paraId="70035B85" w14:textId="77777777" w:rsidR="00765170" w:rsidRDefault="00876367">
      <w:pPr>
        <w:pStyle w:val="af1"/>
      </w:pPr>
      <w:r>
        <w:rPr>
          <w:rFonts w:hint="eastAsia"/>
        </w:rPr>
        <w:t>资讯新增代码实现：</w:t>
      </w:r>
    </w:p>
    <w:p w14:paraId="4BDAEF35" w14:textId="77777777" w:rsidR="00765170" w:rsidRDefault="00876367">
      <w:pPr>
        <w:pStyle w:val="af1"/>
      </w:pPr>
      <w:r>
        <w:rPr>
          <w:noProof/>
        </w:rPr>
        <mc:AlternateContent>
          <mc:Choice Requires="wps">
            <w:drawing>
              <wp:inline distT="0" distB="0" distL="114300" distR="114300" wp14:anchorId="4BDFD582" wp14:editId="650EC9D8">
                <wp:extent cx="5164455" cy="3141345"/>
                <wp:effectExtent l="0" t="0" r="1905" b="13335"/>
                <wp:docPr id="4" name="文本框 4"/>
                <wp:cNvGraphicFramePr/>
                <a:graphic xmlns:a="http://schemas.openxmlformats.org/drawingml/2006/main">
                  <a:graphicData uri="http://schemas.microsoft.com/office/word/2010/wordprocessingShape">
                    <wps:wsp>
                      <wps:cNvSpPr txBox="1"/>
                      <wps:spPr>
                        <a:xfrm>
                          <a:off x="1866900" y="2080895"/>
                          <a:ext cx="5164455" cy="31413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348C7D2" w14:textId="77777777" w:rsidR="00876367" w:rsidRDefault="00876367">
                            <w:pPr>
                              <w:pStyle w:val="af7"/>
                            </w:pPr>
                            <w:r>
                              <w:t>var str = `insert into car_news (news_title,news_headimg_url,news_content_type,news_video_url,news_text,news_time) value (?,?,?,?,?,?)`</w:t>
                            </w:r>
                          </w:p>
                          <w:p w14:paraId="6A26915D" w14:textId="77777777" w:rsidR="00876367" w:rsidRDefault="00876367">
                            <w:pPr>
                              <w:pStyle w:val="af7"/>
                            </w:pPr>
                            <w:r>
                              <w:t>            let sqldata = [</w:t>
                            </w:r>
                          </w:p>
                          <w:p w14:paraId="64A380F6" w14:textId="77777777" w:rsidR="00876367" w:rsidRDefault="00876367">
                            <w:pPr>
                              <w:pStyle w:val="af7"/>
                            </w:pPr>
                            <w:r>
                              <w:t>                req.body.news_title,</w:t>
                            </w:r>
                          </w:p>
                          <w:p w14:paraId="6F9757F3" w14:textId="77777777" w:rsidR="00876367" w:rsidRDefault="00876367">
                            <w:pPr>
                              <w:pStyle w:val="af7"/>
                            </w:pPr>
                            <w:r>
                              <w:t>                req.body.news_headimg_url,</w:t>
                            </w:r>
                          </w:p>
                          <w:p w14:paraId="1C15E56A" w14:textId="77777777" w:rsidR="00876367" w:rsidRDefault="00876367">
                            <w:pPr>
                              <w:pStyle w:val="af7"/>
                            </w:pPr>
                            <w:r>
                              <w:t>                req.body.news_content_type,</w:t>
                            </w:r>
                          </w:p>
                          <w:p w14:paraId="0F0EC8C9" w14:textId="77777777" w:rsidR="00876367" w:rsidRDefault="00876367">
                            <w:pPr>
                              <w:pStyle w:val="af7"/>
                            </w:pPr>
                            <w:r>
                              <w:t>                req.body.news_video_url,</w:t>
                            </w:r>
                          </w:p>
                          <w:p w14:paraId="4539801D" w14:textId="77777777" w:rsidR="00876367" w:rsidRDefault="00876367">
                            <w:pPr>
                              <w:pStyle w:val="af7"/>
                            </w:pPr>
                            <w:r>
                              <w:t>                req.body.news_text,</w:t>
                            </w:r>
                          </w:p>
                          <w:p w14:paraId="49F4C21C" w14:textId="77777777" w:rsidR="00876367" w:rsidRDefault="00876367">
                            <w:pPr>
                              <w:pStyle w:val="af7"/>
                            </w:pPr>
                            <w:r>
                              <w:t>                modusers.getCurrentTime()</w:t>
                            </w:r>
                          </w:p>
                          <w:p w14:paraId="4DC78363" w14:textId="77777777" w:rsidR="00876367" w:rsidRDefault="00876367">
                            <w:pPr>
                              <w:pStyle w:val="af7"/>
                            </w:pPr>
                            <w:r>
                              <w:t>            ]</w:t>
                            </w:r>
                          </w:p>
                          <w:p w14:paraId="7A085749" w14:textId="77777777" w:rsidR="00876367" w:rsidRDefault="00876367">
                            <w:pPr>
                              <w:pStyle w:val="af7"/>
                            </w:pPr>
                            <w:r>
                              <w:t>              var sqlres = await sqlQuery(str, sqldata)</w:t>
                            </w:r>
                          </w:p>
                          <w:p w14:paraId="2D09820F"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BDFD582" id="文本框 4" o:spid="_x0000_s1039" type="#_x0000_t202" style="width:406.65pt;height:24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" fillcolor="white [3201]" stroked="f" strokeweight=".5pt">
                <v:textbox>
                  <w:txbxContent>
                    <w:p w14:paraId="1348C7D2" w14:textId="77777777" w:rsidR="00876367" w:rsidRDefault="00876367">
                      <w:pPr>
                        <w:pStyle w:val="af7"/>
                      </w:pPr>
                      <w:r>
                        <w:t>var str = `insert into car_news (news_title,news_headimg_url,news_content_type,news_video_url,news_text,news_time) value (?,?,?,?,?,?)`</w:t>
                      </w:r>
                    </w:p>
                    <w:p w14:paraId="6A26915D" w14:textId="77777777" w:rsidR="00876367" w:rsidRDefault="00876367">
                      <w:pPr>
                        <w:pStyle w:val="af7"/>
                      </w:pPr>
                      <w:r>
                        <w:t>            let sqldata = [</w:t>
                      </w:r>
                    </w:p>
                    <w:p w14:paraId="64A380F6" w14:textId="77777777" w:rsidR="00876367" w:rsidRDefault="00876367">
                      <w:pPr>
                        <w:pStyle w:val="af7"/>
                      </w:pPr>
                      <w:r>
                        <w:t>                req.body.news_title,</w:t>
                      </w:r>
                    </w:p>
                    <w:p w14:paraId="6F9757F3" w14:textId="77777777" w:rsidR="00876367" w:rsidRDefault="00876367">
                      <w:pPr>
                        <w:pStyle w:val="af7"/>
                      </w:pPr>
                      <w:r>
                        <w:t>                req.body.news_headimg_url,</w:t>
                      </w:r>
                    </w:p>
                    <w:p w14:paraId="1C15E56A" w14:textId="77777777" w:rsidR="00876367" w:rsidRDefault="00876367">
                      <w:pPr>
                        <w:pStyle w:val="af7"/>
                      </w:pPr>
                      <w:r>
                        <w:t>                req.body.news_content_type,</w:t>
                      </w:r>
                    </w:p>
                    <w:p w14:paraId="0F0EC8C9" w14:textId="77777777" w:rsidR="00876367" w:rsidRDefault="00876367">
                      <w:pPr>
                        <w:pStyle w:val="af7"/>
                      </w:pPr>
                      <w:r>
                        <w:t>                req.body.news_video_url,</w:t>
                      </w:r>
                    </w:p>
                    <w:p w14:paraId="4539801D" w14:textId="77777777" w:rsidR="00876367" w:rsidRDefault="00876367">
                      <w:pPr>
                        <w:pStyle w:val="af7"/>
                      </w:pPr>
                      <w:r>
                        <w:t>                req.body.news_text,</w:t>
                      </w:r>
                    </w:p>
                    <w:p w14:paraId="49F4C21C" w14:textId="77777777" w:rsidR="00876367" w:rsidRDefault="00876367">
                      <w:pPr>
                        <w:pStyle w:val="af7"/>
                      </w:pPr>
                      <w:r>
                        <w:t>                modusers.getCurrentTime()</w:t>
                      </w:r>
                    </w:p>
                    <w:p w14:paraId="4DC78363" w14:textId="77777777" w:rsidR="00876367" w:rsidRDefault="00876367">
                      <w:pPr>
                        <w:pStyle w:val="af7"/>
                      </w:pPr>
                      <w:r>
                        <w:t>            ]</w:t>
                      </w:r>
                    </w:p>
                    <w:p w14:paraId="7A085749" w14:textId="77777777" w:rsidR="00876367" w:rsidRDefault="00876367">
                      <w:pPr>
                        <w:pStyle w:val="af7"/>
                      </w:pPr>
                      <w:r>
                        <w:t>              var sqlres = await sqlQuery(str, sqldata)</w:t>
                      </w:r>
                    </w:p>
                    <w:p w14:paraId="2D09820F" w14:textId="77777777" w:rsidR="00876367" w:rsidRDefault="00876367">
                      <w:pPr>
                        <w:pStyle w:val="af7"/>
                      </w:pPr>
                    </w:p>
                  </w:txbxContent>
                </v:textbox>
                <w10:anchorlock/>
              </v:shape>
            </w:pict>
          </mc:Fallback>
        </mc:AlternateContent>
      </w:r>
    </w:p>
    <w:p w14:paraId="2917A1B1" w14:textId="77777777" w:rsidR="00765170" w:rsidRDefault="00876367">
      <w:pPr>
        <w:pStyle w:val="af"/>
      </w:pPr>
      <w:bookmarkStart w:id="175" w:name="_Toc1911"/>
      <w:bookmarkStart w:id="176" w:name="_Toc20583"/>
      <w:r>
        <w:rPr>
          <w:rFonts w:hint="eastAsia"/>
        </w:rPr>
        <w:t xml:space="preserve">4.10 </w:t>
      </w:r>
      <w:r>
        <w:rPr>
          <w:rFonts w:hint="eastAsia"/>
        </w:rPr>
        <w:t>汽车管理</w:t>
      </w:r>
      <w:bookmarkEnd w:id="175"/>
      <w:bookmarkEnd w:id="176"/>
    </w:p>
    <w:p w14:paraId="0AA2CA30" w14:textId="77777777" w:rsidR="00765170" w:rsidRDefault="00876367">
      <w:pPr>
        <w:pStyle w:val="af1"/>
      </w:pPr>
      <w:r>
        <w:rPr>
          <w:rFonts w:hint="eastAsia"/>
        </w:rPr>
        <w:t>汽车的管理主要是由商户进行负责，发布人在新增</w:t>
      </w:r>
      <w:r>
        <w:rPr>
          <w:rFonts w:hint="eastAsia"/>
        </w:rPr>
        <w:t>/</w:t>
      </w:r>
      <w:r>
        <w:rPr>
          <w:rFonts w:hint="eastAsia"/>
        </w:rPr>
        <w:t>编辑车辆时同样需要提供车名、展示图等相关信息，发布时不但会将表单内容提交至后台，同时会将发布人所属的公司</w:t>
      </w:r>
      <w:r>
        <w:rPr>
          <w:rFonts w:hint="eastAsia"/>
        </w:rPr>
        <w:t>id</w:t>
      </w:r>
      <w:r>
        <w:rPr>
          <w:rFonts w:hint="eastAsia"/>
        </w:rPr>
        <w:t>一起提交，按照公司</w:t>
      </w:r>
      <w:r>
        <w:rPr>
          <w:rFonts w:hint="eastAsia"/>
        </w:rPr>
        <w:t>id</w:t>
      </w:r>
      <w:r>
        <w:rPr>
          <w:rFonts w:hint="eastAsia"/>
        </w:rPr>
        <w:t>来决定车辆所属品牌，因此汽车管理模块只有商户能够进入。</w:t>
      </w:r>
    </w:p>
    <w:p w14:paraId="22334079" w14:textId="77777777" w:rsidR="00765170" w:rsidRDefault="00876367">
      <w:pPr>
        <w:pStyle w:val="af1"/>
      </w:pPr>
      <w:r>
        <w:rPr>
          <w:rFonts w:hint="eastAsia"/>
        </w:rPr>
        <w:t>汽车编辑代码实现：</w:t>
      </w:r>
    </w:p>
    <w:p w14:paraId="233D1BCE" w14:textId="77777777" w:rsidR="00765170" w:rsidRDefault="00876367">
      <w:pPr>
        <w:pStyle w:val="af1"/>
      </w:pPr>
      <w:r>
        <w:rPr>
          <w:noProof/>
        </w:rPr>
        <mc:AlternateContent>
          <mc:Choice Requires="wps">
            <w:drawing>
              <wp:inline distT="0" distB="0" distL="114300" distR="114300" wp14:anchorId="036259B6" wp14:editId="6F18405B">
                <wp:extent cx="4986020" cy="2437765"/>
                <wp:effectExtent l="0" t="0" r="12700" b="635"/>
                <wp:docPr id="32" name="文本框 32"/>
                <wp:cNvGraphicFramePr/>
                <a:graphic xmlns:a="http://schemas.openxmlformats.org/drawingml/2006/main">
                  <a:graphicData uri="http://schemas.microsoft.com/office/word/2010/wordprocessingShape">
                    <wps:wsp>
                      <wps:cNvSpPr txBox="1"/>
                      <wps:spPr>
                        <a:xfrm>
                          <a:off x="1646555" y="7202170"/>
                          <a:ext cx="4986020" cy="2437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90C39FA" w14:textId="77777777" w:rsidR="00876367" w:rsidRDefault="00876367">
                            <w:pPr>
                              <w:pStyle w:val="af7"/>
                            </w:pPr>
                            <w:r>
                              <w:t>let carstr = `update car set car_name=?,car_at=?,car_engine=?,car_introduce=?,car_manufacture_addr=?,car_price_high=?,car_price_low=?,car_showimg=?,car_type=? where id=?`</w:t>
                            </w:r>
                          </w:p>
                          <w:p w14:paraId="3518E7D7" w14:textId="77777777" w:rsidR="00876367" w:rsidRDefault="00876367">
                            <w:pPr>
                              <w:pStyle w:val="af7"/>
                            </w:pPr>
                            <w:r>
                              <w:t>let data = [ req.body.car_name, req.body.car_at,req.body.car_engine, req.body.car_introduce,req.body.car_manufacture_addr,req.body.car_price_high,req.body.car_price_low,req.body.car_showimg,req.body.car_type,req.body.id]</w:t>
                            </w:r>
                          </w:p>
                          <w:p w14:paraId="1782E98A" w14:textId="77777777" w:rsidR="00876367" w:rsidRDefault="00876367">
                            <w:pPr>
                              <w:pStyle w:val="af7"/>
                            </w:pPr>
                            <w:r>
                              <w:t> let carres = await sqlQuery(carstr, data)</w:t>
                            </w:r>
                          </w:p>
                          <w:p w14:paraId="14462316"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36259B6" id="文本框 32" o:spid="_x0000_s1040" type="#_x0000_t202" style="width:392.6pt;height:1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" fillcolor="white [3201]" stroked="f" strokeweight=".5pt">
                <v:textbox>
                  <w:txbxContent>
                    <w:p w14:paraId="090C39FA" w14:textId="77777777" w:rsidR="00876367" w:rsidRDefault="00876367">
                      <w:pPr>
                        <w:pStyle w:val="af7"/>
                      </w:pPr>
                      <w:r>
                        <w:t>let carstr = `update car set car_name=?,car_at=?,car_engine=?,car_introduce=?,car_manufacture_addr=?,car_price_high=?,car_price_low=?,car_showimg=?,car_type=? where id=?`</w:t>
                      </w:r>
                    </w:p>
                    <w:p w14:paraId="3518E7D7" w14:textId="77777777" w:rsidR="00876367" w:rsidRDefault="00876367">
                      <w:pPr>
                        <w:pStyle w:val="af7"/>
                      </w:pPr>
                      <w:r>
                        <w:t>let data = [ req.body.car_name, req.body.car_at,req.body.car_engine, req.body.car_introduce,req.body.car_manufacture_addr,req.body.car_price_high,req.body.car_price_low,req.body.car_showimg,req.body.car_type,req.body.id]</w:t>
                      </w:r>
                    </w:p>
                    <w:p w14:paraId="1782E98A" w14:textId="77777777" w:rsidR="00876367" w:rsidRDefault="00876367">
                      <w:pPr>
                        <w:pStyle w:val="af7"/>
                      </w:pPr>
                      <w:r>
                        <w:t> let carres = await sqlQuery(carstr, data)</w:t>
                      </w:r>
                    </w:p>
                    <w:p w14:paraId="14462316" w14:textId="77777777" w:rsidR="00876367" w:rsidRDefault="00876367">
                      <w:pPr>
                        <w:pStyle w:val="af7"/>
                      </w:pPr>
                    </w:p>
                  </w:txbxContent>
                </v:textbox>
                <w10:anchorlock/>
              </v:shape>
            </w:pict>
          </mc:Fallback>
        </mc:AlternateContent>
      </w:r>
    </w:p>
    <w:p w14:paraId="7A606A00" w14:textId="77777777" w:rsidR="00765170" w:rsidRDefault="00876367">
      <w:pPr>
        <w:pStyle w:val="af"/>
      </w:pPr>
      <w:bookmarkStart w:id="177" w:name="_Toc2250"/>
      <w:bookmarkStart w:id="178" w:name="_Toc9032"/>
      <w:r>
        <w:rPr>
          <w:rFonts w:hint="eastAsia"/>
        </w:rPr>
        <w:lastRenderedPageBreak/>
        <w:t xml:space="preserve">4.11 </w:t>
      </w:r>
      <w:r>
        <w:rPr>
          <w:rFonts w:hint="eastAsia"/>
        </w:rPr>
        <w:t>个人中心模块</w:t>
      </w:r>
      <w:bookmarkEnd w:id="177"/>
      <w:bookmarkEnd w:id="178"/>
    </w:p>
    <w:p w14:paraId="5FCF7CBB" w14:textId="77777777" w:rsidR="00765170" w:rsidRDefault="00876367">
      <w:pPr>
        <w:pStyle w:val="af3"/>
      </w:pPr>
      <w:bookmarkStart w:id="179" w:name="_Toc24894"/>
      <w:r>
        <w:rPr>
          <w:rFonts w:hint="eastAsia"/>
        </w:rPr>
        <w:t>（</w:t>
      </w:r>
      <w:r>
        <w:rPr>
          <w:rFonts w:hint="eastAsia"/>
        </w:rPr>
        <w:t>1</w:t>
      </w:r>
      <w:r>
        <w:rPr>
          <w:rFonts w:hint="eastAsia"/>
        </w:rPr>
        <w:t>）头像上传</w:t>
      </w:r>
      <w:bookmarkEnd w:id="179"/>
    </w:p>
    <w:p w14:paraId="35F10027" w14:textId="77777777" w:rsidR="00765170" w:rsidRDefault="00876367">
      <w:pPr>
        <w:pStyle w:val="af1"/>
      </w:pPr>
      <w:r>
        <w:rPr>
          <w:rFonts w:hint="eastAsia"/>
        </w:rPr>
        <w:t>头像上传主要涉及的知识点是图片的上传。前端的上传主要是使用的</w:t>
      </w:r>
      <w:r>
        <w:rPr>
          <w:rFonts w:hint="eastAsia"/>
        </w:rPr>
        <w:t>Element</w:t>
      </w:r>
      <w:r>
        <w:rPr>
          <w:rFonts w:hint="eastAsia"/>
        </w:rPr>
        <w:t>的图片上传组件。在获取到文件之后，将需要保存的地址一起发送给后端。后端有文件上传接口，在获取到文件之后根据请求参数来保存图片。在后台完成文件的保存之后会告诉前端文件的真实保存路径，前端再次发出请求完成用户信息修改，也就是将用户的头像地址进行更新。</w:t>
      </w:r>
    </w:p>
    <w:p w14:paraId="799FB96C" w14:textId="77777777" w:rsidR="00765170" w:rsidRDefault="00876367">
      <w:pPr>
        <w:pStyle w:val="af1"/>
      </w:pPr>
      <w:r>
        <w:rPr>
          <w:rFonts w:hint="eastAsia"/>
        </w:rPr>
        <w:t>文件上传接口实现：</w:t>
      </w:r>
    </w:p>
    <w:p w14:paraId="7F995B97" w14:textId="77777777" w:rsidR="00765170" w:rsidRDefault="00876367">
      <w:pPr>
        <w:pStyle w:val="af1"/>
      </w:pPr>
      <w:r>
        <w:rPr>
          <w:noProof/>
        </w:rPr>
        <mc:AlternateContent>
          <mc:Choice Requires="wps">
            <w:drawing>
              <wp:inline distT="0" distB="0" distL="114300" distR="114300" wp14:anchorId="1069C777" wp14:editId="4515E2FE">
                <wp:extent cx="5249545" cy="6129655"/>
                <wp:effectExtent l="0" t="0" r="8255" b="12065"/>
                <wp:docPr id="21" name="文本框 21"/>
                <wp:cNvGraphicFramePr/>
                <a:graphic xmlns:a="http://schemas.openxmlformats.org/drawingml/2006/main">
                  <a:graphicData uri="http://schemas.microsoft.com/office/word/2010/wordprocessingShape">
                    <wps:wsp>
                      <wps:cNvSpPr txBox="1"/>
                      <wps:spPr>
                        <a:xfrm>
                          <a:off x="2464435" y="1249680"/>
                          <a:ext cx="5249545" cy="6129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E9A17D0" w14:textId="77777777" w:rsidR="00876367" w:rsidRDefault="00876367">
                            <w:pPr>
                              <w:pStyle w:val="af7"/>
                            </w:pPr>
                            <w:r>
                              <w:t xml:space="preserve"> async uploadfile(req, res, next) {</w:t>
                            </w:r>
                          </w:p>
                          <w:p w14:paraId="189049B3" w14:textId="77777777" w:rsidR="00876367" w:rsidRDefault="00876367">
                            <w:pPr>
                              <w:pStyle w:val="af7"/>
                            </w:pPr>
                            <w:r>
                              <w:t>        try {</w:t>
                            </w:r>
                          </w:p>
                          <w:p w14:paraId="72682846" w14:textId="77777777" w:rsidR="00876367" w:rsidRDefault="00876367">
                            <w:pPr>
                              <w:pStyle w:val="af7"/>
                            </w:pPr>
                            <w:r>
                              <w:t>            var des_file = `/www/server/tomcat/webapps/ROOT/guloti/GulotiResource/upload/${req.body.path}`</w:t>
                            </w:r>
                          </w:p>
                          <w:p w14:paraId="20DDF3E0" w14:textId="77777777" w:rsidR="00876367" w:rsidRDefault="00876367">
                            <w:pPr>
                              <w:pStyle w:val="af7"/>
                            </w:pPr>
                            <w:r>
                              <w:t>            // res.json(req.body)</w:t>
                            </w:r>
                          </w:p>
                          <w:p w14:paraId="7DE1A852" w14:textId="77777777" w:rsidR="00876367" w:rsidRDefault="00876367">
                            <w:pPr>
                              <w:pStyle w:val="af7"/>
                            </w:pPr>
                            <w:r>
                              <w:t>            // var des_file = "./upload/" + req.files[0].originalname;</w:t>
                            </w:r>
                          </w:p>
                          <w:p w14:paraId="55034AB9" w14:textId="77777777" w:rsidR="00876367" w:rsidRDefault="00876367">
                            <w:pPr>
                              <w:pStyle w:val="af7"/>
                            </w:pPr>
                            <w:r>
                              <w:t>            fs.readFile(req.files[0].path, function (err, data) {</w:t>
                            </w:r>
                          </w:p>
                          <w:p w14:paraId="7A567BA3" w14:textId="77777777" w:rsidR="00876367" w:rsidRDefault="00876367">
                            <w:pPr>
                              <w:pStyle w:val="af7"/>
                            </w:pPr>
                            <w:r>
                              <w:t>                fs.writeFile(des_file, data, function (err) {</w:t>
                            </w:r>
                          </w:p>
                          <w:p w14:paraId="62D213A6" w14:textId="77777777" w:rsidR="00876367" w:rsidRDefault="00876367">
                            <w:pPr>
                              <w:pStyle w:val="af7"/>
                            </w:pPr>
                            <w:r>
                              <w:t>                    if (err) {</w:t>
                            </w:r>
                          </w:p>
                          <w:p w14:paraId="3048B5D3" w14:textId="77777777" w:rsidR="00876367" w:rsidRDefault="00876367">
                            <w:pPr>
                              <w:pStyle w:val="af7"/>
                            </w:pPr>
                            <w:r>
                              <w:t>                        fs.unlinkSync(req.files[0].path);</w:t>
                            </w:r>
                          </w:p>
                          <w:p w14:paraId="7074366B" w14:textId="77777777" w:rsidR="00876367" w:rsidRDefault="00876367">
                            <w:pPr>
                              <w:pStyle w:val="af7"/>
                            </w:pPr>
                            <w:r>
                              <w:t>                    } else {</w:t>
                            </w:r>
                          </w:p>
                          <w:p w14:paraId="35588DC0" w14:textId="77777777" w:rsidR="00876367" w:rsidRDefault="00876367">
                            <w:pPr>
                              <w:pStyle w:val="af7"/>
                            </w:pPr>
                            <w:r>
                              <w:t>                        var response = {</w:t>
                            </w:r>
                          </w:p>
                          <w:p w14:paraId="2142C15D" w14:textId="77777777" w:rsidR="00876367" w:rsidRDefault="00876367">
                            <w:pPr>
                              <w:pStyle w:val="af7"/>
                            </w:pPr>
                            <w:r>
                              <w:t>                            message: 'File uploaded successfully',</w:t>
                            </w:r>
                          </w:p>
                          <w:p w14:paraId="1900D29F" w14:textId="77777777" w:rsidR="00876367" w:rsidRDefault="00876367">
                            <w:pPr>
                              <w:pStyle w:val="af7"/>
                            </w:pPr>
                            <w:r>
                              <w:t>                            url: `http://47.108.230.246:8080/guloti/GulotiResource/upload/${req.body.path}`</w:t>
                            </w:r>
                          </w:p>
                          <w:p w14:paraId="4F9CDC54" w14:textId="77777777" w:rsidR="00876367" w:rsidRDefault="00876367">
                            <w:pPr>
                              <w:pStyle w:val="af7"/>
                            </w:pPr>
                            <w:r>
                              <w:t>                        };</w:t>
                            </w:r>
                          </w:p>
                          <w:p w14:paraId="4FBD4FB1" w14:textId="77777777" w:rsidR="00876367" w:rsidRDefault="00876367">
                            <w:pPr>
                              <w:pStyle w:val="af7"/>
                            </w:pPr>
                            <w:r>
                              <w:t>                        fs.unlinkSync(req.files[0].path);</w:t>
                            </w:r>
                          </w:p>
                          <w:p w14:paraId="2CA71697" w14:textId="77777777" w:rsidR="00876367" w:rsidRDefault="00876367">
                            <w:pPr>
                              <w:pStyle w:val="af7"/>
                            </w:pPr>
                            <w:r>
                              <w:t>                        res.json(response)</w:t>
                            </w:r>
                          </w:p>
                          <w:p w14:paraId="211A57CE" w14:textId="77777777" w:rsidR="00876367" w:rsidRDefault="00876367">
                            <w:pPr>
                              <w:pStyle w:val="af7"/>
                            </w:pPr>
                            <w:r>
                              <w:t>                    }</w:t>
                            </w:r>
                          </w:p>
                          <w:p w14:paraId="0AA72F1D" w14:textId="77777777" w:rsidR="00876367" w:rsidRDefault="00876367">
                            <w:pPr>
                              <w:pStyle w:val="af7"/>
                            </w:pPr>
                            <w:r>
                              <w:t>                });</w:t>
                            </w:r>
                          </w:p>
                          <w:p w14:paraId="4AC724A1" w14:textId="77777777" w:rsidR="00876367" w:rsidRDefault="00876367">
                            <w:pPr>
                              <w:pStyle w:val="af7"/>
                            </w:pPr>
                            <w:r>
                              <w:t>            });</w:t>
                            </w:r>
                          </w:p>
                          <w:p w14:paraId="54D51E10" w14:textId="77777777" w:rsidR="00876367" w:rsidRDefault="00876367">
                            <w:pPr>
                              <w:pStyle w:val="af7"/>
                            </w:pPr>
                            <w:r>
                              <w:t>        }</w:t>
                            </w:r>
                          </w:p>
                          <w:p w14:paraId="0EEF2308" w14:textId="77777777" w:rsidR="00876367" w:rsidRDefault="00876367">
                            <w:pPr>
                              <w:pStyle w:val="af7"/>
                            </w:pPr>
                            <w:r>
                              <w:t>    }</w:t>
                            </w:r>
                          </w:p>
                          <w:p w14:paraId="071FADDF"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069C777" id="文本框 21" o:spid="_x0000_s1041" type="#_x0000_t202" style="width:413.35pt;height:4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" fillcolor="white [3201]" stroked="f" strokeweight=".5pt">
                <v:textbox>
                  <w:txbxContent>
                    <w:p w14:paraId="1E9A17D0" w14:textId="77777777" w:rsidR="00876367" w:rsidRDefault="00876367">
                      <w:pPr>
                        <w:pStyle w:val="af7"/>
                      </w:pPr>
                      <w:r>
                        <w:t xml:space="preserve"> async uploadfile(req, res, next) {</w:t>
                      </w:r>
                    </w:p>
                    <w:p w14:paraId="189049B3" w14:textId="77777777" w:rsidR="00876367" w:rsidRDefault="00876367">
                      <w:pPr>
                        <w:pStyle w:val="af7"/>
                      </w:pPr>
                      <w:r>
                        <w:t>        try {</w:t>
                      </w:r>
                    </w:p>
                    <w:p w14:paraId="72682846" w14:textId="77777777" w:rsidR="00876367" w:rsidRDefault="00876367">
                      <w:pPr>
                        <w:pStyle w:val="af7"/>
                      </w:pPr>
                      <w:r>
                        <w:t>            var des_file = `/www/server/tomcat/webapps/ROOT/guloti/GulotiResource/upload/${req.body.path}`</w:t>
                      </w:r>
                    </w:p>
                    <w:p w14:paraId="20DDF3E0" w14:textId="77777777" w:rsidR="00876367" w:rsidRDefault="00876367">
                      <w:pPr>
                        <w:pStyle w:val="af7"/>
                      </w:pPr>
                      <w:r>
                        <w:t>            // res.json(req.body)</w:t>
                      </w:r>
                    </w:p>
                    <w:p w14:paraId="7DE1A852" w14:textId="77777777" w:rsidR="00876367" w:rsidRDefault="00876367">
                      <w:pPr>
                        <w:pStyle w:val="af7"/>
                      </w:pPr>
                      <w:r>
                        <w:t>            // var des_file = "./upload/" + req.files[0].originalname;</w:t>
                      </w:r>
                    </w:p>
                    <w:p w14:paraId="55034AB9" w14:textId="77777777" w:rsidR="00876367" w:rsidRDefault="00876367">
                      <w:pPr>
                        <w:pStyle w:val="af7"/>
                      </w:pPr>
                      <w:r>
                        <w:t>            fs.readFile(req.files[0].path, function (err, data) {</w:t>
                      </w:r>
                    </w:p>
                    <w:p w14:paraId="7A567BA3" w14:textId="77777777" w:rsidR="00876367" w:rsidRDefault="00876367">
                      <w:pPr>
                        <w:pStyle w:val="af7"/>
                      </w:pPr>
                      <w:r>
                        <w:t>                fs.writeFile(des_file, data, function (err) {</w:t>
                      </w:r>
                    </w:p>
                    <w:p w14:paraId="62D213A6" w14:textId="77777777" w:rsidR="00876367" w:rsidRDefault="00876367">
                      <w:pPr>
                        <w:pStyle w:val="af7"/>
                      </w:pPr>
                      <w:r>
                        <w:t>                    if (err) {</w:t>
                      </w:r>
                    </w:p>
                    <w:p w14:paraId="3048B5D3" w14:textId="77777777" w:rsidR="00876367" w:rsidRDefault="00876367">
                      <w:pPr>
                        <w:pStyle w:val="af7"/>
                      </w:pPr>
                      <w:r>
                        <w:t>                        fs.unlinkSync(req.files[0].path);</w:t>
                      </w:r>
                    </w:p>
                    <w:p w14:paraId="7074366B" w14:textId="77777777" w:rsidR="00876367" w:rsidRDefault="00876367">
                      <w:pPr>
                        <w:pStyle w:val="af7"/>
                      </w:pPr>
                      <w:r>
                        <w:t>                    } else {</w:t>
                      </w:r>
                    </w:p>
                    <w:p w14:paraId="35588DC0" w14:textId="77777777" w:rsidR="00876367" w:rsidRDefault="00876367">
                      <w:pPr>
                        <w:pStyle w:val="af7"/>
                      </w:pPr>
                      <w:r>
                        <w:t>                        var response = {</w:t>
                      </w:r>
                    </w:p>
                    <w:p w14:paraId="2142C15D" w14:textId="77777777" w:rsidR="00876367" w:rsidRDefault="00876367">
                      <w:pPr>
                        <w:pStyle w:val="af7"/>
                      </w:pPr>
                      <w:r>
                        <w:t>                            message: 'File uploaded successfully',</w:t>
                      </w:r>
                    </w:p>
                    <w:p w14:paraId="1900D29F" w14:textId="77777777" w:rsidR="00876367" w:rsidRDefault="00876367">
                      <w:pPr>
                        <w:pStyle w:val="af7"/>
                      </w:pPr>
                      <w:r>
                        <w:t>                            url: `http://47.108.230.246:8080/guloti/GulotiResource/upload/${req.body.path}`</w:t>
                      </w:r>
                    </w:p>
                    <w:p w14:paraId="4F9CDC54" w14:textId="77777777" w:rsidR="00876367" w:rsidRDefault="00876367">
                      <w:pPr>
                        <w:pStyle w:val="af7"/>
                      </w:pPr>
                      <w:r>
                        <w:t>                        };</w:t>
                      </w:r>
                    </w:p>
                    <w:p w14:paraId="4FBD4FB1" w14:textId="77777777" w:rsidR="00876367" w:rsidRDefault="00876367">
                      <w:pPr>
                        <w:pStyle w:val="af7"/>
                      </w:pPr>
                      <w:r>
                        <w:t>                        fs.unlinkSync(req.files[0].path);</w:t>
                      </w:r>
                    </w:p>
                    <w:p w14:paraId="2CA71697" w14:textId="77777777" w:rsidR="00876367" w:rsidRDefault="00876367">
                      <w:pPr>
                        <w:pStyle w:val="af7"/>
                      </w:pPr>
                      <w:r>
                        <w:t>                        res.json(response)</w:t>
                      </w:r>
                    </w:p>
                    <w:p w14:paraId="211A57CE" w14:textId="77777777" w:rsidR="00876367" w:rsidRDefault="00876367">
                      <w:pPr>
                        <w:pStyle w:val="af7"/>
                      </w:pPr>
                      <w:r>
                        <w:t>                    }</w:t>
                      </w:r>
                    </w:p>
                    <w:p w14:paraId="0AA72F1D" w14:textId="77777777" w:rsidR="00876367" w:rsidRDefault="00876367">
                      <w:pPr>
                        <w:pStyle w:val="af7"/>
                      </w:pPr>
                      <w:r>
                        <w:t>                });</w:t>
                      </w:r>
                    </w:p>
                    <w:p w14:paraId="4AC724A1" w14:textId="77777777" w:rsidR="00876367" w:rsidRDefault="00876367">
                      <w:pPr>
                        <w:pStyle w:val="af7"/>
                      </w:pPr>
                      <w:r>
                        <w:t>            });</w:t>
                      </w:r>
                    </w:p>
                    <w:p w14:paraId="54D51E10" w14:textId="77777777" w:rsidR="00876367" w:rsidRDefault="00876367">
                      <w:pPr>
                        <w:pStyle w:val="af7"/>
                      </w:pPr>
                      <w:r>
                        <w:t>        }</w:t>
                      </w:r>
                    </w:p>
                    <w:p w14:paraId="0EEF2308" w14:textId="77777777" w:rsidR="00876367" w:rsidRDefault="00876367">
                      <w:pPr>
                        <w:pStyle w:val="af7"/>
                      </w:pPr>
                      <w:r>
                        <w:t>    }</w:t>
                      </w:r>
                    </w:p>
                    <w:p w14:paraId="071FADDF" w14:textId="77777777" w:rsidR="00876367" w:rsidRDefault="00876367">
                      <w:pPr>
                        <w:pStyle w:val="af7"/>
                      </w:pPr>
                    </w:p>
                  </w:txbxContent>
                </v:textbox>
                <w10:anchorlock/>
              </v:shape>
            </w:pict>
          </mc:Fallback>
        </mc:AlternateContent>
      </w:r>
    </w:p>
    <w:p w14:paraId="395BBDB2" w14:textId="77777777" w:rsidR="00765170" w:rsidRDefault="00765170">
      <w:pPr>
        <w:pStyle w:val="af1"/>
      </w:pPr>
    </w:p>
    <w:p w14:paraId="0F8929A9" w14:textId="77777777" w:rsidR="00765170" w:rsidRDefault="00876367">
      <w:pPr>
        <w:pStyle w:val="af3"/>
      </w:pPr>
      <w:bookmarkStart w:id="180" w:name="_Toc31088"/>
      <w:bookmarkStart w:id="181" w:name="_Toc11645"/>
      <w:r>
        <w:rPr>
          <w:rFonts w:hint="eastAsia"/>
        </w:rPr>
        <w:t>（</w:t>
      </w:r>
      <w:r>
        <w:rPr>
          <w:rFonts w:hint="eastAsia"/>
        </w:rPr>
        <w:t>2</w:t>
      </w:r>
      <w:r>
        <w:rPr>
          <w:rFonts w:hint="eastAsia"/>
        </w:rPr>
        <w:t>）注销</w:t>
      </w:r>
      <w:bookmarkEnd w:id="180"/>
      <w:bookmarkEnd w:id="181"/>
    </w:p>
    <w:p w14:paraId="1C1003A0" w14:textId="77777777" w:rsidR="00765170" w:rsidRDefault="00876367">
      <w:pPr>
        <w:pStyle w:val="af1"/>
      </w:pPr>
      <w:r>
        <w:rPr>
          <w:rFonts w:hint="eastAsia"/>
        </w:rPr>
        <w:lastRenderedPageBreak/>
        <w:t>注销功能的流程与关闭页面的轮流一样，根据</w:t>
      </w:r>
      <w:r>
        <w:rPr>
          <w:rFonts w:hint="eastAsia"/>
        </w:rPr>
        <w:t>session</w:t>
      </w:r>
      <w:r>
        <w:rPr>
          <w:rFonts w:hint="eastAsia"/>
        </w:rPr>
        <w:t>中的用户</w:t>
      </w:r>
      <w:r>
        <w:rPr>
          <w:rFonts w:hint="eastAsia"/>
        </w:rPr>
        <w:t>id</w:t>
      </w:r>
      <w:r>
        <w:rPr>
          <w:rFonts w:hint="eastAsia"/>
        </w:rPr>
        <w:t>清除用户数据库中的</w:t>
      </w:r>
      <w:r>
        <w:rPr>
          <w:rFonts w:hint="eastAsia"/>
        </w:rPr>
        <w:t>Socketid</w:t>
      </w:r>
      <w:r>
        <w:rPr>
          <w:rFonts w:hint="eastAsia"/>
        </w:rPr>
        <w:t>，清除</w:t>
      </w:r>
      <w:r>
        <w:rPr>
          <w:rFonts w:hint="eastAsia"/>
        </w:rPr>
        <w:t>Vuex</w:t>
      </w:r>
      <w:r>
        <w:rPr>
          <w:rFonts w:hint="eastAsia"/>
        </w:rPr>
        <w:t>里的用户信息，最后完成退出页面完成注销。</w:t>
      </w:r>
    </w:p>
    <w:p w14:paraId="2D67D2B0" w14:textId="77777777" w:rsidR="00765170" w:rsidRDefault="00876367">
      <w:pPr>
        <w:pStyle w:val="af1"/>
      </w:pPr>
      <w:r>
        <w:rPr>
          <w:rFonts w:hint="eastAsia"/>
        </w:rPr>
        <w:t>注销代码实现：</w:t>
      </w:r>
    </w:p>
    <w:p w14:paraId="030A814F" w14:textId="77777777" w:rsidR="00765170" w:rsidRDefault="00876367">
      <w:r>
        <w:rPr>
          <w:noProof/>
        </w:rPr>
        <mc:AlternateContent>
          <mc:Choice Requires="wps">
            <w:drawing>
              <wp:inline distT="0" distB="0" distL="114300" distR="114300" wp14:anchorId="73B1FE0A" wp14:editId="0E6BC8B0">
                <wp:extent cx="5418455" cy="3742055"/>
                <wp:effectExtent l="0" t="0" r="6985" b="6985"/>
                <wp:docPr id="2" name="文本框 2"/>
                <wp:cNvGraphicFramePr/>
                <a:graphic xmlns:a="http://schemas.openxmlformats.org/drawingml/2006/main">
                  <a:graphicData uri="http://schemas.microsoft.com/office/word/2010/wordprocessingShape">
                    <wps:wsp>
                      <wps:cNvSpPr txBox="1"/>
                      <wps:spPr>
                        <a:xfrm>
                          <a:off x="2705100" y="1864995"/>
                          <a:ext cx="5418455" cy="37420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7978C3" w14:textId="77777777" w:rsidR="00876367" w:rsidRDefault="00876367">
                            <w:pPr>
                              <w:pStyle w:val="af7"/>
                            </w:pPr>
                            <w:r>
                              <w:t>logout() {</w:t>
                            </w:r>
                          </w:p>
                          <w:p w14:paraId="521ACB1F" w14:textId="77777777" w:rsidR="00876367" w:rsidRDefault="00876367">
                            <w:pPr>
                              <w:pStyle w:val="af7"/>
                            </w:pPr>
                            <w:r>
                              <w:t>      //</w:t>
                            </w:r>
                            <w:r>
                              <w:t>清除会话</w:t>
                            </w:r>
                          </w:p>
                          <w:p w14:paraId="68EF4EE2" w14:textId="77777777" w:rsidR="00876367" w:rsidRDefault="00876367">
                            <w:pPr>
                              <w:pStyle w:val="af7"/>
                            </w:pPr>
                            <w:r>
                              <w:t>      sessionStorage.removeItem("myid");</w:t>
                            </w:r>
                          </w:p>
                          <w:p w14:paraId="3FB22026" w14:textId="77777777" w:rsidR="00876367" w:rsidRDefault="00876367">
                            <w:pPr>
                              <w:pStyle w:val="af7"/>
                            </w:pPr>
                            <w:r>
                              <w:t>      this.$store.commit("setme", null);</w:t>
                            </w:r>
                          </w:p>
                          <w:p w14:paraId="2F8828CC" w14:textId="77777777" w:rsidR="00876367" w:rsidRDefault="00876367">
                            <w:pPr>
                              <w:pStyle w:val="af7"/>
                            </w:pPr>
                            <w:r>
                              <w:t xml:space="preserve">      </w:t>
                            </w:r>
                            <w:r>
                              <w:rPr>
                                <w:rFonts w:hint="eastAsia"/>
                              </w:rPr>
                              <w:t>Socket</w:t>
                            </w:r>
                            <w:r>
                              <w:t>.emit("logout");</w:t>
                            </w:r>
                          </w:p>
                          <w:p w14:paraId="1591EF88" w14:textId="77777777" w:rsidR="00876367" w:rsidRDefault="00876367">
                            <w:pPr>
                              <w:pStyle w:val="af7"/>
                            </w:pPr>
                            <w:r>
                              <w:t>      filtrouters()</w:t>
                            </w:r>
                          </w:p>
                          <w:p w14:paraId="1A9EEA95" w14:textId="77777777" w:rsidR="00876367" w:rsidRDefault="00876367">
                            <w:pPr>
                              <w:pStyle w:val="af7"/>
                            </w:pPr>
                            <w:r>
                              <w:t>      this.$message({</w:t>
                            </w:r>
                          </w:p>
                          <w:p w14:paraId="5D9A161E" w14:textId="77777777" w:rsidR="00876367" w:rsidRDefault="00876367">
                            <w:pPr>
                              <w:pStyle w:val="af7"/>
                            </w:pPr>
                            <w:r>
                              <w:t>        message: "</w:t>
                            </w:r>
                            <w:r>
                              <w:t>注销成功</w:t>
                            </w:r>
                            <w:r>
                              <w:t>",</w:t>
                            </w:r>
                          </w:p>
                          <w:p w14:paraId="7B4F5B61" w14:textId="77777777" w:rsidR="00876367" w:rsidRDefault="00876367">
                            <w:pPr>
                              <w:pStyle w:val="af7"/>
                            </w:pPr>
                            <w:r>
                              <w:t>        type: "success",</w:t>
                            </w:r>
                          </w:p>
                          <w:p w14:paraId="2E719A51" w14:textId="77777777" w:rsidR="00876367" w:rsidRDefault="00876367">
                            <w:pPr>
                              <w:pStyle w:val="af7"/>
                            </w:pPr>
                            <w:r>
                              <w:t>      });</w:t>
                            </w:r>
                          </w:p>
                          <w:p w14:paraId="5739D57D" w14:textId="77777777" w:rsidR="00876367" w:rsidRDefault="00876367">
                            <w:pPr>
                              <w:pStyle w:val="af7"/>
                            </w:pPr>
                            <w:r>
                              <w:t>      this.$router.push("/");</w:t>
                            </w:r>
                          </w:p>
                          <w:p w14:paraId="60C001DD" w14:textId="77777777" w:rsidR="00876367" w:rsidRDefault="00876367">
                            <w:pPr>
                              <w:pStyle w:val="af7"/>
                            </w:pPr>
                            <w:r>
                              <w:t>    },</w:t>
                            </w:r>
                          </w:p>
                          <w:p w14:paraId="411452E0" w14:textId="77777777" w:rsidR="00876367" w:rsidRDefault="00876367">
                            <w:pPr>
                              <w:pStyle w:val="af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3B1FE0A" id="文本框 2" o:spid="_x0000_s1042" type="#_x0000_t202" style="width:426.65pt;height:29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" fillcolor="white [3201]" stroked="f" strokeweight=".5pt">
                <v:textbox>
                  <w:txbxContent>
                    <w:p w14:paraId="5F7978C3" w14:textId="77777777" w:rsidR="00876367" w:rsidRDefault="00876367">
                      <w:pPr>
                        <w:pStyle w:val="af7"/>
                      </w:pPr>
                      <w:r>
                        <w:t>logout() {</w:t>
                      </w:r>
                    </w:p>
                    <w:p w14:paraId="521ACB1F" w14:textId="77777777" w:rsidR="00876367" w:rsidRDefault="00876367">
                      <w:pPr>
                        <w:pStyle w:val="af7"/>
                      </w:pPr>
                      <w:r>
                        <w:t>      //</w:t>
                      </w:r>
                      <w:r>
                        <w:t>清除会话</w:t>
                      </w:r>
                    </w:p>
                    <w:p w14:paraId="68EF4EE2" w14:textId="77777777" w:rsidR="00876367" w:rsidRDefault="00876367">
                      <w:pPr>
                        <w:pStyle w:val="af7"/>
                      </w:pPr>
                      <w:r>
                        <w:t>      sessionStorage.removeItem("myid");</w:t>
                      </w:r>
                    </w:p>
                    <w:p w14:paraId="3FB22026" w14:textId="77777777" w:rsidR="00876367" w:rsidRDefault="00876367">
                      <w:pPr>
                        <w:pStyle w:val="af7"/>
                      </w:pPr>
                      <w:r>
                        <w:t>      this.$store.commit("setme", null);</w:t>
                      </w:r>
                    </w:p>
                    <w:p w14:paraId="2F8828CC" w14:textId="77777777" w:rsidR="00876367" w:rsidRDefault="00876367">
                      <w:pPr>
                        <w:pStyle w:val="af7"/>
                      </w:pPr>
                      <w:r>
                        <w:t xml:space="preserve">      </w:t>
                      </w:r>
                      <w:r>
                        <w:rPr>
                          <w:rFonts w:hint="eastAsia"/>
                        </w:rPr>
                        <w:t>Socket</w:t>
                      </w:r>
                      <w:r>
                        <w:t>.emit("logout");</w:t>
                      </w:r>
                    </w:p>
                    <w:p w14:paraId="1591EF88" w14:textId="77777777" w:rsidR="00876367" w:rsidRDefault="00876367">
                      <w:pPr>
                        <w:pStyle w:val="af7"/>
                      </w:pPr>
                      <w:r>
                        <w:t>      filtrouters()</w:t>
                      </w:r>
                    </w:p>
                    <w:p w14:paraId="1A9EEA95" w14:textId="77777777" w:rsidR="00876367" w:rsidRDefault="00876367">
                      <w:pPr>
                        <w:pStyle w:val="af7"/>
                      </w:pPr>
                      <w:r>
                        <w:t>      this.$message({</w:t>
                      </w:r>
                    </w:p>
                    <w:p w14:paraId="5D9A161E" w14:textId="77777777" w:rsidR="00876367" w:rsidRDefault="00876367">
                      <w:pPr>
                        <w:pStyle w:val="af7"/>
                      </w:pPr>
                      <w:r>
                        <w:t>        message: "</w:t>
                      </w:r>
                      <w:r>
                        <w:t>注销成功</w:t>
                      </w:r>
                      <w:r>
                        <w:t>",</w:t>
                      </w:r>
                    </w:p>
                    <w:p w14:paraId="7B4F5B61" w14:textId="77777777" w:rsidR="00876367" w:rsidRDefault="00876367">
                      <w:pPr>
                        <w:pStyle w:val="af7"/>
                      </w:pPr>
                      <w:r>
                        <w:t>        type: "success",</w:t>
                      </w:r>
                    </w:p>
                    <w:p w14:paraId="2E719A51" w14:textId="77777777" w:rsidR="00876367" w:rsidRDefault="00876367">
                      <w:pPr>
                        <w:pStyle w:val="af7"/>
                      </w:pPr>
                      <w:r>
                        <w:t>      });</w:t>
                      </w:r>
                    </w:p>
                    <w:p w14:paraId="5739D57D" w14:textId="77777777" w:rsidR="00876367" w:rsidRDefault="00876367">
                      <w:pPr>
                        <w:pStyle w:val="af7"/>
                      </w:pPr>
                      <w:r>
                        <w:t>      this.$router.push("/");</w:t>
                      </w:r>
                    </w:p>
                    <w:p w14:paraId="60C001DD" w14:textId="77777777" w:rsidR="00876367" w:rsidRDefault="00876367">
                      <w:pPr>
                        <w:pStyle w:val="af7"/>
                      </w:pPr>
                      <w:r>
                        <w:t>    },</w:t>
                      </w:r>
                    </w:p>
                    <w:p w14:paraId="411452E0" w14:textId="77777777" w:rsidR="00876367" w:rsidRDefault="00876367">
                      <w:pPr>
                        <w:pStyle w:val="af7"/>
                      </w:pPr>
                    </w:p>
                  </w:txbxContent>
                </v:textbox>
                <w10:anchorlock/>
              </v:shape>
            </w:pict>
          </mc:Fallback>
        </mc:AlternateContent>
      </w:r>
    </w:p>
    <w:p w14:paraId="450F5F3C" w14:textId="77777777" w:rsidR="00765170" w:rsidRDefault="00765170"/>
    <w:p w14:paraId="79C548BA" w14:textId="77777777" w:rsidR="00765170" w:rsidRDefault="00876367">
      <w:r>
        <w:br w:type="page"/>
      </w:r>
    </w:p>
    <w:p w14:paraId="208406CD" w14:textId="77777777" w:rsidR="00765170" w:rsidRDefault="00765170">
      <w:pPr>
        <w:pStyle w:val="af1"/>
      </w:pPr>
    </w:p>
    <w:p w14:paraId="0405AA70" w14:textId="77777777" w:rsidR="00765170" w:rsidRDefault="00876367">
      <w:pPr>
        <w:pStyle w:val="ad"/>
      </w:pPr>
      <w:bookmarkStart w:id="182" w:name="_Toc9650"/>
      <w:r>
        <w:rPr>
          <w:rFonts w:hint="eastAsia"/>
        </w:rPr>
        <w:t>5</w:t>
      </w:r>
      <w:r>
        <w:rPr>
          <w:rFonts w:hint="eastAsia"/>
        </w:rPr>
        <w:t>功能展示</w:t>
      </w:r>
      <w:bookmarkEnd w:id="182"/>
    </w:p>
    <w:p w14:paraId="6868347F" w14:textId="77777777" w:rsidR="00765170" w:rsidRDefault="00876367">
      <w:pPr>
        <w:pStyle w:val="af1"/>
      </w:pPr>
      <w:r>
        <w:t>1</w:t>
      </w:r>
      <w:r>
        <w:rPr>
          <w:rFonts w:hint="eastAsia"/>
        </w:rPr>
        <w:t>）注册界面</w:t>
      </w:r>
    </w:p>
    <w:p w14:paraId="00B2D39E" w14:textId="77777777" w:rsidR="00765170" w:rsidRDefault="00876367">
      <w:pPr>
        <w:pStyle w:val="af1"/>
      </w:pPr>
      <w:r>
        <w:rPr>
          <w:noProof/>
        </w:rPr>
        <w:drawing>
          <wp:inline distT="0" distB="0" distL="114935" distR="114935" wp14:anchorId="57FEAF93" wp14:editId="60A2779D">
            <wp:extent cx="4443095" cy="2712085"/>
            <wp:effectExtent l="0" t="0" r="698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4443095" cy="2712085"/>
                    </a:xfrm>
                    <a:prstGeom prst="rect">
                      <a:avLst/>
                    </a:prstGeom>
                    <a:noFill/>
                    <a:ln>
                      <a:noFill/>
                    </a:ln>
                  </pic:spPr>
                </pic:pic>
              </a:graphicData>
            </a:graphic>
          </wp:inline>
        </w:drawing>
      </w:r>
    </w:p>
    <w:p w14:paraId="676D01F4" w14:textId="77777777" w:rsidR="00765170" w:rsidRDefault="00876367">
      <w:pPr>
        <w:pStyle w:val="af5"/>
        <w:spacing w:after="312"/>
      </w:pPr>
      <w:r>
        <w:rPr>
          <w:rFonts w:hint="eastAsia"/>
        </w:rPr>
        <w:t>图</w:t>
      </w:r>
      <w:r>
        <w:rPr>
          <w:rFonts w:hint="eastAsia"/>
        </w:rPr>
        <w:t xml:space="preserve"> 5.1 </w:t>
      </w:r>
      <w:r>
        <w:rPr>
          <w:rFonts w:hint="eastAsia"/>
        </w:rPr>
        <w:t>注册页面图</w:t>
      </w:r>
    </w:p>
    <w:p w14:paraId="5BF0D843" w14:textId="77777777" w:rsidR="00765170" w:rsidRDefault="00876367">
      <w:pPr>
        <w:pStyle w:val="af1"/>
        <w:numPr>
          <w:ilvl w:val="0"/>
          <w:numId w:val="4"/>
        </w:numPr>
      </w:pPr>
      <w:r>
        <w:rPr>
          <w:rFonts w:hint="eastAsia"/>
        </w:rPr>
        <w:t>登录界面</w:t>
      </w:r>
    </w:p>
    <w:p w14:paraId="41A579DA" w14:textId="77777777" w:rsidR="00765170" w:rsidRDefault="00765170">
      <w:pPr>
        <w:pStyle w:val="af1"/>
        <w:ind w:firstLineChars="0" w:firstLine="0"/>
      </w:pPr>
    </w:p>
    <w:p w14:paraId="04406F2C" w14:textId="77777777" w:rsidR="00765170" w:rsidRDefault="00876367">
      <w:pPr>
        <w:pStyle w:val="af1"/>
      </w:pPr>
      <w:r>
        <w:rPr>
          <w:noProof/>
        </w:rPr>
        <w:drawing>
          <wp:inline distT="0" distB="0" distL="114300" distR="114300" wp14:anchorId="53D39A60" wp14:editId="77D634A1">
            <wp:extent cx="5275580" cy="3655060"/>
            <wp:effectExtent l="0" t="0" r="1270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5580" cy="3655060"/>
                    </a:xfrm>
                    <a:prstGeom prst="rect">
                      <a:avLst/>
                    </a:prstGeom>
                    <a:noFill/>
                    <a:ln>
                      <a:noFill/>
                    </a:ln>
                  </pic:spPr>
                </pic:pic>
              </a:graphicData>
            </a:graphic>
          </wp:inline>
        </w:drawing>
      </w:r>
    </w:p>
    <w:p w14:paraId="36F5AFB2" w14:textId="77777777" w:rsidR="00765170" w:rsidRDefault="00876367">
      <w:pPr>
        <w:pStyle w:val="af5"/>
        <w:spacing w:after="312"/>
      </w:pPr>
      <w:r>
        <w:rPr>
          <w:rFonts w:hint="eastAsia"/>
        </w:rPr>
        <w:t>图</w:t>
      </w:r>
      <w:r>
        <w:rPr>
          <w:rFonts w:hint="eastAsia"/>
        </w:rPr>
        <w:t xml:space="preserve"> 5.2 </w:t>
      </w:r>
      <w:r>
        <w:rPr>
          <w:rFonts w:hint="eastAsia"/>
        </w:rPr>
        <w:t>登录页面图</w:t>
      </w:r>
    </w:p>
    <w:p w14:paraId="0A6208CC" w14:textId="77777777" w:rsidR="00765170" w:rsidRDefault="00765170">
      <w:pPr>
        <w:pStyle w:val="af5"/>
        <w:spacing w:after="312"/>
        <w:jc w:val="both"/>
      </w:pPr>
    </w:p>
    <w:p w14:paraId="6DF8385F" w14:textId="77777777" w:rsidR="00765170" w:rsidRDefault="00876367">
      <w:pPr>
        <w:numPr>
          <w:ilvl w:val="0"/>
          <w:numId w:val="4"/>
        </w:numPr>
        <w:ind w:firstLineChars="200" w:firstLine="480"/>
      </w:pPr>
      <w:r>
        <w:rPr>
          <w:rFonts w:hint="eastAsia"/>
        </w:rPr>
        <w:t>车辆选购界面</w:t>
      </w:r>
    </w:p>
    <w:p w14:paraId="6697928A" w14:textId="77777777" w:rsidR="00765170" w:rsidRDefault="00765170">
      <w:pPr>
        <w:ind w:leftChars="200" w:left="480"/>
      </w:pPr>
    </w:p>
    <w:p w14:paraId="5FDDA60D" w14:textId="77777777" w:rsidR="00765170" w:rsidRDefault="00876367">
      <w:pPr>
        <w:pStyle w:val="af1"/>
      </w:pPr>
      <w:r>
        <w:rPr>
          <w:noProof/>
        </w:rPr>
        <w:drawing>
          <wp:inline distT="0" distB="0" distL="114300" distR="114300" wp14:anchorId="6FAE09EF" wp14:editId="02C00300">
            <wp:extent cx="5272405" cy="255841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5272405" cy="2558415"/>
                    </a:xfrm>
                    <a:prstGeom prst="rect">
                      <a:avLst/>
                    </a:prstGeom>
                    <a:noFill/>
                    <a:ln>
                      <a:noFill/>
                    </a:ln>
                  </pic:spPr>
                </pic:pic>
              </a:graphicData>
            </a:graphic>
          </wp:inline>
        </w:drawing>
      </w:r>
    </w:p>
    <w:p w14:paraId="55382C78" w14:textId="77777777" w:rsidR="00765170" w:rsidRDefault="00876367">
      <w:pPr>
        <w:pStyle w:val="af5"/>
        <w:spacing w:after="312"/>
      </w:pPr>
      <w:r>
        <w:rPr>
          <w:rFonts w:hint="eastAsia"/>
        </w:rPr>
        <w:t>图</w:t>
      </w:r>
      <w:r>
        <w:rPr>
          <w:rFonts w:hint="eastAsia"/>
        </w:rPr>
        <w:t xml:space="preserve"> 5.3 </w:t>
      </w:r>
      <w:r>
        <w:rPr>
          <w:rFonts w:hint="eastAsia"/>
        </w:rPr>
        <w:t>汽车选购界面图</w:t>
      </w:r>
    </w:p>
    <w:p w14:paraId="670ED913" w14:textId="77777777" w:rsidR="00765170" w:rsidRDefault="00765170">
      <w:pPr>
        <w:pStyle w:val="af5"/>
        <w:spacing w:after="312"/>
      </w:pPr>
    </w:p>
    <w:p w14:paraId="3FAA93CE" w14:textId="77777777" w:rsidR="00765170" w:rsidRDefault="00876367">
      <w:pPr>
        <w:pStyle w:val="af1"/>
        <w:ind w:firstLineChars="0" w:firstLine="420"/>
      </w:pPr>
      <w:r>
        <w:rPr>
          <w:rFonts w:hint="eastAsia"/>
        </w:rPr>
        <w:t>4</w:t>
      </w:r>
      <w:r>
        <w:rPr>
          <w:rFonts w:hint="eastAsia"/>
        </w:rPr>
        <w:t>）车友会选择界面</w:t>
      </w:r>
    </w:p>
    <w:p w14:paraId="0DF520E1" w14:textId="77777777" w:rsidR="00765170" w:rsidRDefault="00765170">
      <w:pPr>
        <w:pStyle w:val="af1"/>
        <w:ind w:firstLineChars="0" w:firstLine="420"/>
      </w:pPr>
    </w:p>
    <w:p w14:paraId="0FFAFF74" w14:textId="77777777" w:rsidR="00765170" w:rsidRDefault="00876367">
      <w:pPr>
        <w:pStyle w:val="af1"/>
      </w:pPr>
      <w:r>
        <w:rPr>
          <w:noProof/>
        </w:rPr>
        <w:drawing>
          <wp:inline distT="0" distB="0" distL="114300" distR="114300" wp14:anchorId="1B3FBD24" wp14:editId="7747D303">
            <wp:extent cx="5262880" cy="1684655"/>
            <wp:effectExtent l="0" t="0" r="1016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5262880" cy="1684655"/>
                    </a:xfrm>
                    <a:prstGeom prst="rect">
                      <a:avLst/>
                    </a:prstGeom>
                    <a:noFill/>
                    <a:ln>
                      <a:noFill/>
                    </a:ln>
                  </pic:spPr>
                </pic:pic>
              </a:graphicData>
            </a:graphic>
          </wp:inline>
        </w:drawing>
      </w:r>
    </w:p>
    <w:p w14:paraId="2B26C2F5" w14:textId="77777777" w:rsidR="00765170" w:rsidRDefault="00876367">
      <w:pPr>
        <w:pStyle w:val="af5"/>
        <w:spacing w:after="312"/>
      </w:pPr>
      <w:r>
        <w:rPr>
          <w:rFonts w:hint="eastAsia"/>
        </w:rPr>
        <w:t>图</w:t>
      </w:r>
      <w:r>
        <w:rPr>
          <w:rFonts w:hint="eastAsia"/>
        </w:rPr>
        <w:t xml:space="preserve"> 5.4 </w:t>
      </w:r>
      <w:r>
        <w:rPr>
          <w:rFonts w:hint="eastAsia"/>
        </w:rPr>
        <w:t>车友会选择界面图</w:t>
      </w:r>
    </w:p>
    <w:p w14:paraId="0912053A" w14:textId="77777777" w:rsidR="00765170" w:rsidRDefault="00765170">
      <w:pPr>
        <w:pStyle w:val="af1"/>
      </w:pPr>
    </w:p>
    <w:p w14:paraId="135F3BD8" w14:textId="77777777" w:rsidR="00765170" w:rsidRDefault="00765170">
      <w:pPr>
        <w:pStyle w:val="af1"/>
      </w:pPr>
    </w:p>
    <w:p w14:paraId="478782AB" w14:textId="77777777" w:rsidR="00765170" w:rsidRDefault="00765170">
      <w:pPr>
        <w:pStyle w:val="af1"/>
      </w:pPr>
    </w:p>
    <w:p w14:paraId="34ACB29D" w14:textId="77777777" w:rsidR="00765170" w:rsidRDefault="00765170">
      <w:pPr>
        <w:pStyle w:val="af1"/>
      </w:pPr>
    </w:p>
    <w:p w14:paraId="604CF85E" w14:textId="77777777" w:rsidR="00765170" w:rsidRDefault="00765170">
      <w:pPr>
        <w:pStyle w:val="af1"/>
      </w:pPr>
    </w:p>
    <w:p w14:paraId="03E104FF" w14:textId="77777777" w:rsidR="00765170" w:rsidRDefault="00765170">
      <w:pPr>
        <w:pStyle w:val="af1"/>
      </w:pPr>
    </w:p>
    <w:p w14:paraId="6A894BC1" w14:textId="77777777" w:rsidR="00765170" w:rsidRDefault="00765170">
      <w:pPr>
        <w:pStyle w:val="af1"/>
      </w:pPr>
    </w:p>
    <w:p w14:paraId="302C0FE5" w14:textId="77777777" w:rsidR="00765170" w:rsidRDefault="00765170">
      <w:pPr>
        <w:pStyle w:val="af1"/>
      </w:pPr>
    </w:p>
    <w:p w14:paraId="256A836F" w14:textId="77777777" w:rsidR="00765170" w:rsidRDefault="00765170">
      <w:pPr>
        <w:pStyle w:val="af1"/>
      </w:pPr>
    </w:p>
    <w:p w14:paraId="0240F87E" w14:textId="77777777" w:rsidR="00765170" w:rsidRDefault="00765170">
      <w:pPr>
        <w:pStyle w:val="af1"/>
      </w:pPr>
    </w:p>
    <w:p w14:paraId="1189B1F9" w14:textId="77777777" w:rsidR="00765170" w:rsidRDefault="00765170">
      <w:pPr>
        <w:pStyle w:val="af1"/>
      </w:pPr>
    </w:p>
    <w:p w14:paraId="6A7D59C6" w14:textId="77777777" w:rsidR="00765170" w:rsidRDefault="00876367">
      <w:pPr>
        <w:pStyle w:val="af1"/>
      </w:pPr>
      <w:r>
        <w:rPr>
          <w:rFonts w:hint="eastAsia"/>
        </w:rPr>
        <w:t>5</w:t>
      </w:r>
      <w:r>
        <w:rPr>
          <w:rFonts w:hint="eastAsia"/>
        </w:rPr>
        <w:t>）论坛</w:t>
      </w:r>
    </w:p>
    <w:p w14:paraId="65E9FA3D" w14:textId="77777777" w:rsidR="00765170" w:rsidRDefault="00765170">
      <w:pPr>
        <w:pStyle w:val="af1"/>
      </w:pPr>
    </w:p>
    <w:p w14:paraId="5C31D2EC" w14:textId="77777777" w:rsidR="00765170" w:rsidRDefault="00876367">
      <w:pPr>
        <w:pStyle w:val="af1"/>
      </w:pPr>
      <w:r>
        <w:rPr>
          <w:noProof/>
        </w:rPr>
        <w:drawing>
          <wp:inline distT="0" distB="0" distL="114300" distR="114300" wp14:anchorId="19770F21" wp14:editId="078C3457">
            <wp:extent cx="5265420" cy="2440940"/>
            <wp:effectExtent l="0" t="0" r="7620" b="1270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5265420" cy="2440940"/>
                    </a:xfrm>
                    <a:prstGeom prst="rect">
                      <a:avLst/>
                    </a:prstGeom>
                    <a:noFill/>
                    <a:ln>
                      <a:noFill/>
                    </a:ln>
                  </pic:spPr>
                </pic:pic>
              </a:graphicData>
            </a:graphic>
          </wp:inline>
        </w:drawing>
      </w:r>
    </w:p>
    <w:p w14:paraId="7E757CA0" w14:textId="77777777" w:rsidR="00765170" w:rsidRDefault="00876367">
      <w:pPr>
        <w:pStyle w:val="af5"/>
        <w:spacing w:after="312"/>
      </w:pPr>
      <w:r>
        <w:rPr>
          <w:rFonts w:hint="eastAsia"/>
        </w:rPr>
        <w:t>图</w:t>
      </w:r>
      <w:r>
        <w:rPr>
          <w:rFonts w:hint="eastAsia"/>
        </w:rPr>
        <w:t xml:space="preserve"> 5.5 </w:t>
      </w:r>
      <w:r>
        <w:rPr>
          <w:rFonts w:hint="eastAsia"/>
        </w:rPr>
        <w:t>论坛界面图</w:t>
      </w:r>
    </w:p>
    <w:p w14:paraId="7C3AFE9B" w14:textId="77777777" w:rsidR="00765170" w:rsidRDefault="00765170">
      <w:pPr>
        <w:pStyle w:val="af5"/>
        <w:spacing w:after="312"/>
        <w:jc w:val="both"/>
      </w:pPr>
    </w:p>
    <w:p w14:paraId="7E468381" w14:textId="77777777" w:rsidR="00765170" w:rsidRDefault="00876367">
      <w:pPr>
        <w:pStyle w:val="af1"/>
        <w:numPr>
          <w:ilvl w:val="0"/>
          <w:numId w:val="5"/>
        </w:numPr>
      </w:pPr>
      <w:r>
        <w:rPr>
          <w:rFonts w:hint="eastAsia"/>
        </w:rPr>
        <w:t>聊天功能界面</w:t>
      </w:r>
    </w:p>
    <w:p w14:paraId="722FEE29" w14:textId="77777777" w:rsidR="00765170" w:rsidRDefault="00765170">
      <w:pPr>
        <w:pStyle w:val="af1"/>
        <w:ind w:firstLineChars="0" w:firstLine="0"/>
      </w:pPr>
    </w:p>
    <w:p w14:paraId="33D0964D" w14:textId="77777777" w:rsidR="00765170" w:rsidRDefault="00876367">
      <w:pPr>
        <w:pStyle w:val="af1"/>
      </w:pPr>
      <w:r>
        <w:rPr>
          <w:noProof/>
        </w:rPr>
        <w:drawing>
          <wp:inline distT="0" distB="0" distL="114300" distR="114300" wp14:anchorId="28C0AECB" wp14:editId="02FE7CA3">
            <wp:extent cx="5264785" cy="2456815"/>
            <wp:effectExtent l="0" t="0" r="8255"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1"/>
                    <a:stretch>
                      <a:fillRect/>
                    </a:stretch>
                  </pic:blipFill>
                  <pic:spPr>
                    <a:xfrm>
                      <a:off x="0" y="0"/>
                      <a:ext cx="5264785" cy="2456815"/>
                    </a:xfrm>
                    <a:prstGeom prst="rect">
                      <a:avLst/>
                    </a:prstGeom>
                    <a:noFill/>
                    <a:ln>
                      <a:noFill/>
                    </a:ln>
                  </pic:spPr>
                </pic:pic>
              </a:graphicData>
            </a:graphic>
          </wp:inline>
        </w:drawing>
      </w:r>
    </w:p>
    <w:p w14:paraId="6422E81B" w14:textId="77777777" w:rsidR="00765170" w:rsidRDefault="00876367">
      <w:pPr>
        <w:pStyle w:val="af5"/>
        <w:spacing w:after="312"/>
      </w:pPr>
      <w:r>
        <w:rPr>
          <w:rFonts w:hint="eastAsia"/>
        </w:rPr>
        <w:t>图</w:t>
      </w:r>
      <w:r>
        <w:rPr>
          <w:rFonts w:hint="eastAsia"/>
        </w:rPr>
        <w:t xml:space="preserve"> 5.6 </w:t>
      </w:r>
      <w:r>
        <w:rPr>
          <w:rFonts w:hint="eastAsia"/>
        </w:rPr>
        <w:t>聊天框图</w:t>
      </w:r>
    </w:p>
    <w:p w14:paraId="2A2F2F5F" w14:textId="77777777" w:rsidR="00765170" w:rsidRDefault="00765170">
      <w:pPr>
        <w:pStyle w:val="af5"/>
        <w:spacing w:after="312"/>
      </w:pPr>
    </w:p>
    <w:p w14:paraId="6F392800" w14:textId="77777777" w:rsidR="00765170" w:rsidRDefault="00765170">
      <w:pPr>
        <w:pStyle w:val="af5"/>
        <w:spacing w:after="312"/>
      </w:pPr>
    </w:p>
    <w:p w14:paraId="7EC075B1" w14:textId="77777777" w:rsidR="00765170" w:rsidRDefault="00765170">
      <w:pPr>
        <w:pStyle w:val="af5"/>
        <w:spacing w:after="312"/>
      </w:pPr>
    </w:p>
    <w:p w14:paraId="38700482" w14:textId="77777777" w:rsidR="00765170" w:rsidRDefault="00765170">
      <w:pPr>
        <w:pStyle w:val="af5"/>
        <w:spacing w:after="312"/>
        <w:jc w:val="both"/>
      </w:pPr>
    </w:p>
    <w:p w14:paraId="3C69B6C9" w14:textId="77777777" w:rsidR="00765170" w:rsidRDefault="00876367">
      <w:pPr>
        <w:pStyle w:val="af1"/>
        <w:ind w:firstLineChars="0" w:firstLine="420"/>
      </w:pPr>
      <w:r>
        <w:rPr>
          <w:rFonts w:hint="eastAsia"/>
        </w:rPr>
        <w:t>8</w:t>
      </w:r>
      <w:r>
        <w:rPr>
          <w:rFonts w:hint="eastAsia"/>
        </w:rPr>
        <w:t>）个人信息修改界面</w:t>
      </w:r>
    </w:p>
    <w:p w14:paraId="3E960267" w14:textId="77777777" w:rsidR="00765170" w:rsidRDefault="00765170">
      <w:pPr>
        <w:pStyle w:val="af5"/>
        <w:spacing w:after="312"/>
      </w:pPr>
    </w:p>
    <w:p w14:paraId="1BE70AE7" w14:textId="77777777" w:rsidR="00765170" w:rsidRDefault="00876367">
      <w:pPr>
        <w:pStyle w:val="af1"/>
      </w:pPr>
      <w:r>
        <w:rPr>
          <w:noProof/>
        </w:rPr>
        <w:drawing>
          <wp:inline distT="0" distB="0" distL="114300" distR="114300" wp14:anchorId="7800395A" wp14:editId="3BA51E1F">
            <wp:extent cx="5269865" cy="3310890"/>
            <wp:effectExtent l="0" t="0" r="3175" b="1143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2"/>
                    <a:stretch>
                      <a:fillRect/>
                    </a:stretch>
                  </pic:blipFill>
                  <pic:spPr>
                    <a:xfrm>
                      <a:off x="0" y="0"/>
                      <a:ext cx="5269865" cy="3310890"/>
                    </a:xfrm>
                    <a:prstGeom prst="rect">
                      <a:avLst/>
                    </a:prstGeom>
                    <a:noFill/>
                    <a:ln>
                      <a:noFill/>
                    </a:ln>
                  </pic:spPr>
                </pic:pic>
              </a:graphicData>
            </a:graphic>
          </wp:inline>
        </w:drawing>
      </w:r>
    </w:p>
    <w:p w14:paraId="0999FF76" w14:textId="77777777" w:rsidR="00765170" w:rsidRDefault="00876367">
      <w:pPr>
        <w:pStyle w:val="af5"/>
        <w:spacing w:after="312"/>
      </w:pPr>
      <w:r>
        <w:rPr>
          <w:rFonts w:hint="eastAsia"/>
        </w:rPr>
        <w:t>图</w:t>
      </w:r>
      <w:r>
        <w:rPr>
          <w:rFonts w:hint="eastAsia"/>
        </w:rPr>
        <w:t xml:space="preserve"> 5.7 </w:t>
      </w:r>
      <w:r>
        <w:rPr>
          <w:rFonts w:hint="eastAsia"/>
        </w:rPr>
        <w:t>个人中心界面图</w:t>
      </w:r>
    </w:p>
    <w:p w14:paraId="73EA068A" w14:textId="77777777" w:rsidR="00765170" w:rsidRDefault="00765170">
      <w:pPr>
        <w:pStyle w:val="af5"/>
        <w:spacing w:after="312"/>
      </w:pPr>
    </w:p>
    <w:p w14:paraId="7409D092" w14:textId="77777777" w:rsidR="00765170" w:rsidRDefault="00876367">
      <w:pPr>
        <w:pStyle w:val="af1"/>
        <w:numPr>
          <w:ilvl w:val="0"/>
          <w:numId w:val="6"/>
        </w:numPr>
      </w:pPr>
      <w:r>
        <w:rPr>
          <w:rFonts w:hint="eastAsia"/>
        </w:rPr>
        <w:t>车库界面</w:t>
      </w:r>
    </w:p>
    <w:p w14:paraId="3793555E" w14:textId="77777777" w:rsidR="00765170" w:rsidRDefault="00765170">
      <w:pPr>
        <w:pStyle w:val="af1"/>
        <w:ind w:firstLineChars="0" w:firstLine="0"/>
      </w:pPr>
    </w:p>
    <w:p w14:paraId="2A3ED962" w14:textId="77777777" w:rsidR="00765170" w:rsidRDefault="00876367">
      <w:pPr>
        <w:pStyle w:val="af1"/>
      </w:pPr>
      <w:r>
        <w:rPr>
          <w:noProof/>
        </w:rPr>
        <w:drawing>
          <wp:inline distT="0" distB="0" distL="114300" distR="114300" wp14:anchorId="48814F5F" wp14:editId="23CECDA0">
            <wp:extent cx="5264150" cy="2360295"/>
            <wp:effectExtent l="0" t="0" r="889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3"/>
                    <a:stretch>
                      <a:fillRect/>
                    </a:stretch>
                  </pic:blipFill>
                  <pic:spPr>
                    <a:xfrm>
                      <a:off x="0" y="0"/>
                      <a:ext cx="5264150" cy="2360295"/>
                    </a:xfrm>
                    <a:prstGeom prst="rect">
                      <a:avLst/>
                    </a:prstGeom>
                    <a:noFill/>
                    <a:ln>
                      <a:noFill/>
                    </a:ln>
                  </pic:spPr>
                </pic:pic>
              </a:graphicData>
            </a:graphic>
          </wp:inline>
        </w:drawing>
      </w:r>
    </w:p>
    <w:p w14:paraId="48263D19" w14:textId="77777777" w:rsidR="00765170" w:rsidRDefault="00876367">
      <w:pPr>
        <w:pStyle w:val="af5"/>
        <w:spacing w:after="312"/>
      </w:pPr>
      <w:r>
        <w:rPr>
          <w:rFonts w:hint="eastAsia"/>
        </w:rPr>
        <w:t>图</w:t>
      </w:r>
      <w:r>
        <w:rPr>
          <w:rFonts w:hint="eastAsia"/>
        </w:rPr>
        <w:t xml:space="preserve"> 5.8 </w:t>
      </w:r>
      <w:r>
        <w:rPr>
          <w:rFonts w:hint="eastAsia"/>
        </w:rPr>
        <w:t>车库界面图</w:t>
      </w:r>
    </w:p>
    <w:p w14:paraId="7E02C045" w14:textId="77777777" w:rsidR="00765170" w:rsidRDefault="00765170">
      <w:pPr>
        <w:pStyle w:val="af1"/>
      </w:pPr>
    </w:p>
    <w:p w14:paraId="4A970F40" w14:textId="77777777" w:rsidR="00765170" w:rsidRDefault="00876367">
      <w:pPr>
        <w:pStyle w:val="af1"/>
      </w:pPr>
      <w:r>
        <w:rPr>
          <w:rFonts w:hint="eastAsia"/>
        </w:rPr>
        <w:lastRenderedPageBreak/>
        <w:t>10</w:t>
      </w:r>
      <w:r>
        <w:rPr>
          <w:rFonts w:hint="eastAsia"/>
        </w:rPr>
        <w:t>）车辆管理界面</w:t>
      </w:r>
    </w:p>
    <w:p w14:paraId="2030F194" w14:textId="77777777" w:rsidR="00765170" w:rsidRDefault="00876367">
      <w:pPr>
        <w:pStyle w:val="af1"/>
      </w:pPr>
      <w:r>
        <w:rPr>
          <w:noProof/>
        </w:rPr>
        <w:drawing>
          <wp:inline distT="0" distB="0" distL="114300" distR="114300" wp14:anchorId="4FB32BFF" wp14:editId="27ABAA4F">
            <wp:extent cx="5261610" cy="1786255"/>
            <wp:effectExtent l="0" t="0" r="11430" b="1206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4"/>
                    <a:stretch>
                      <a:fillRect/>
                    </a:stretch>
                  </pic:blipFill>
                  <pic:spPr>
                    <a:xfrm>
                      <a:off x="0" y="0"/>
                      <a:ext cx="5261610" cy="1786255"/>
                    </a:xfrm>
                    <a:prstGeom prst="rect">
                      <a:avLst/>
                    </a:prstGeom>
                    <a:noFill/>
                    <a:ln>
                      <a:noFill/>
                    </a:ln>
                  </pic:spPr>
                </pic:pic>
              </a:graphicData>
            </a:graphic>
          </wp:inline>
        </w:drawing>
      </w:r>
    </w:p>
    <w:p w14:paraId="10B080C0" w14:textId="77777777" w:rsidR="00765170" w:rsidRDefault="00876367">
      <w:pPr>
        <w:pStyle w:val="af5"/>
        <w:spacing w:after="312"/>
      </w:pPr>
      <w:r>
        <w:rPr>
          <w:rFonts w:hint="eastAsia"/>
        </w:rPr>
        <w:t>图</w:t>
      </w:r>
      <w:r>
        <w:rPr>
          <w:rFonts w:hint="eastAsia"/>
        </w:rPr>
        <w:t xml:space="preserve"> 5.9 </w:t>
      </w:r>
      <w:r>
        <w:rPr>
          <w:rFonts w:hint="eastAsia"/>
        </w:rPr>
        <w:t>车库管理界面图</w:t>
      </w:r>
    </w:p>
    <w:p w14:paraId="5E481240" w14:textId="77777777" w:rsidR="00765170" w:rsidRDefault="00765170">
      <w:pPr>
        <w:pStyle w:val="af5"/>
        <w:spacing w:after="312"/>
      </w:pPr>
    </w:p>
    <w:p w14:paraId="0DF10C8D" w14:textId="77777777" w:rsidR="00765170" w:rsidRDefault="00876367">
      <w:pPr>
        <w:pStyle w:val="af1"/>
      </w:pPr>
      <w:r>
        <w:rPr>
          <w:noProof/>
        </w:rPr>
        <w:drawing>
          <wp:inline distT="0" distB="0" distL="114300" distR="114300" wp14:anchorId="7FB155E9" wp14:editId="5139DB35">
            <wp:extent cx="5269865" cy="2496185"/>
            <wp:effectExtent l="0" t="0" r="3175" b="317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5"/>
                    <a:stretch>
                      <a:fillRect/>
                    </a:stretch>
                  </pic:blipFill>
                  <pic:spPr>
                    <a:xfrm>
                      <a:off x="0" y="0"/>
                      <a:ext cx="5269865" cy="2496185"/>
                    </a:xfrm>
                    <a:prstGeom prst="rect">
                      <a:avLst/>
                    </a:prstGeom>
                    <a:noFill/>
                    <a:ln>
                      <a:noFill/>
                    </a:ln>
                  </pic:spPr>
                </pic:pic>
              </a:graphicData>
            </a:graphic>
          </wp:inline>
        </w:drawing>
      </w:r>
    </w:p>
    <w:p w14:paraId="737B34E4" w14:textId="77777777" w:rsidR="00765170" w:rsidRDefault="00876367">
      <w:pPr>
        <w:pStyle w:val="af5"/>
        <w:spacing w:after="312"/>
      </w:pPr>
      <w:r>
        <w:rPr>
          <w:rFonts w:hint="eastAsia"/>
        </w:rPr>
        <w:t>图</w:t>
      </w:r>
      <w:r>
        <w:rPr>
          <w:rFonts w:hint="eastAsia"/>
        </w:rPr>
        <w:t xml:space="preserve"> 5.10 </w:t>
      </w:r>
      <w:r>
        <w:rPr>
          <w:rFonts w:hint="eastAsia"/>
        </w:rPr>
        <w:t>车辆修改信息界面图</w:t>
      </w:r>
    </w:p>
    <w:p w14:paraId="58A90D75" w14:textId="77777777" w:rsidR="00765170" w:rsidRDefault="00765170">
      <w:pPr>
        <w:pStyle w:val="af1"/>
        <w:ind w:firstLineChars="0" w:firstLine="0"/>
      </w:pPr>
    </w:p>
    <w:p w14:paraId="68761A71" w14:textId="77777777" w:rsidR="00765170" w:rsidRDefault="00765170">
      <w:pPr>
        <w:pStyle w:val="af1"/>
      </w:pPr>
    </w:p>
    <w:p w14:paraId="15E15232" w14:textId="77777777" w:rsidR="00765170" w:rsidRDefault="00876367">
      <w:bookmarkStart w:id="183" w:name="_Toc19204"/>
      <w:r>
        <w:rPr>
          <w:rFonts w:hint="eastAsia"/>
        </w:rPr>
        <w:br w:type="page"/>
      </w:r>
    </w:p>
    <w:p w14:paraId="001B0649" w14:textId="77777777" w:rsidR="00765170" w:rsidRDefault="00876367">
      <w:pPr>
        <w:pStyle w:val="ad"/>
      </w:pPr>
      <w:bookmarkStart w:id="184" w:name="_Toc20689"/>
      <w:r>
        <w:rPr>
          <w:rFonts w:hint="eastAsia"/>
        </w:rPr>
        <w:lastRenderedPageBreak/>
        <w:t>结</w:t>
      </w:r>
      <w:r>
        <w:rPr>
          <w:rFonts w:hint="eastAsia"/>
        </w:rPr>
        <w:t xml:space="preserve"> </w:t>
      </w:r>
      <w:r>
        <w:rPr>
          <w:rFonts w:hint="eastAsia"/>
        </w:rPr>
        <w:t>语</w:t>
      </w:r>
      <w:bookmarkEnd w:id="183"/>
      <w:bookmarkEnd w:id="184"/>
    </w:p>
    <w:p w14:paraId="27CCC1E3" w14:textId="77777777" w:rsidR="00765170" w:rsidRDefault="00876367">
      <w:pPr>
        <w:pStyle w:val="af1"/>
      </w:pPr>
      <w:r>
        <w:rPr>
          <w:rFonts w:hint="eastAsia"/>
        </w:rPr>
        <w:t>本次毕业设计我完成的是一个综合性比较强的汽车网站开发，以</w:t>
      </w:r>
      <w:r>
        <w:rPr>
          <w:rFonts w:hint="eastAsia"/>
        </w:rPr>
        <w:t>Vue+Express</w:t>
      </w:r>
      <w:r>
        <w:rPr>
          <w:rFonts w:hint="eastAsia"/>
        </w:rPr>
        <w:t>为基础技术完成开发，除此之外，还需搭建云服务器完成包括图片、视频、文件与数据库在内的各种资源的提供工作。</w:t>
      </w:r>
    </w:p>
    <w:p w14:paraId="7536F11D" w14:textId="77777777" w:rsidR="00765170" w:rsidRDefault="00876367">
      <w:pPr>
        <w:pStyle w:val="af1"/>
      </w:pPr>
      <w:r>
        <w:rPr>
          <w:rFonts w:hint="eastAsia"/>
        </w:rPr>
        <w:t>在开发过程中，我遇到了各种问题，但在反复调试和收集相关资料的情况下都能逐渐解决，提高了我开发过程中独立解决的能力。与此同时还学会了各种新工具的使用，例如接口调试工具</w:t>
      </w:r>
      <w:r>
        <w:rPr>
          <w:rFonts w:hint="eastAsia"/>
        </w:rPr>
        <w:t>Postman</w:t>
      </w:r>
      <w:r>
        <w:rPr>
          <w:rFonts w:hint="eastAsia"/>
        </w:rPr>
        <w:t>，服务器连接工具</w:t>
      </w:r>
      <w:r>
        <w:rPr>
          <w:rFonts w:hint="eastAsia"/>
        </w:rPr>
        <w:t>Finalshell</w:t>
      </w:r>
      <w:r>
        <w:rPr>
          <w:rFonts w:hint="eastAsia"/>
        </w:rPr>
        <w:t>等，收获不可谓不多。</w:t>
      </w:r>
    </w:p>
    <w:p w14:paraId="57CCD0FB" w14:textId="77777777" w:rsidR="00765170" w:rsidRDefault="00876367">
      <w:pPr>
        <w:pStyle w:val="af1"/>
      </w:pPr>
      <w:r>
        <w:rPr>
          <w:rFonts w:hint="eastAsia"/>
        </w:rPr>
        <w:t>本次毕业设计只是我开发道路上的一个起点，道阻且长。唯有在今后的开发工作中多多学习多加锻炼，才能让自己的技术专业水平更上一层楼。而对于他人的帮助与教诲我也会悉心聆听牢记于心。</w:t>
      </w:r>
    </w:p>
    <w:p w14:paraId="677A194E" w14:textId="77777777" w:rsidR="00765170" w:rsidRDefault="00765170">
      <w:pPr>
        <w:pStyle w:val="af1"/>
      </w:pPr>
    </w:p>
    <w:p w14:paraId="5229A34C" w14:textId="77777777" w:rsidR="00765170" w:rsidRDefault="00765170">
      <w:pPr>
        <w:pStyle w:val="af1"/>
      </w:pPr>
    </w:p>
    <w:p w14:paraId="226A6BE9" w14:textId="77777777" w:rsidR="00765170" w:rsidRDefault="00876367">
      <w:bookmarkStart w:id="185" w:name="_Toc4894"/>
      <w:r>
        <w:rPr>
          <w:rFonts w:hint="eastAsia"/>
        </w:rPr>
        <w:br w:type="page"/>
      </w:r>
    </w:p>
    <w:p w14:paraId="67BA8031" w14:textId="77777777" w:rsidR="00765170" w:rsidRDefault="00876367">
      <w:pPr>
        <w:pStyle w:val="ad"/>
      </w:pPr>
      <w:bookmarkStart w:id="186" w:name="_Toc23698"/>
      <w:r>
        <w:rPr>
          <w:rFonts w:hint="eastAsia"/>
        </w:rPr>
        <w:lastRenderedPageBreak/>
        <w:t>参考文献</w:t>
      </w:r>
      <w:bookmarkEnd w:id="185"/>
      <w:bookmarkEnd w:id="186"/>
    </w:p>
    <w:p w14:paraId="78D4BAA1" w14:textId="77777777" w:rsidR="00765170" w:rsidRDefault="00876367">
      <w:pPr>
        <w:pStyle w:val="afa"/>
        <w:rPr>
          <w:rFonts w:hint="default"/>
        </w:rPr>
      </w:pPr>
      <w:r>
        <w:t xml:space="preserve">[1] </w:t>
      </w:r>
      <w:hyperlink r:id="rId26" w:tgtFrame="https://kns.cnki.net/kcms/detail/frame/kcmstarget" w:history="1">
        <w:r>
          <w:t>Vue.js在前端开发应用中的性能影响研究</w:t>
        </w:r>
      </w:hyperlink>
      <w:r>
        <w:t>[J].唐斌斌,叶奕.电子制作.2020(10)</w:t>
      </w:r>
    </w:p>
    <w:p w14:paraId="1408A2BC" w14:textId="77777777" w:rsidR="00765170" w:rsidRDefault="00876367">
      <w:pPr>
        <w:pStyle w:val="afa"/>
        <w:rPr>
          <w:rFonts w:hint="default"/>
        </w:rPr>
      </w:pPr>
      <w:r>
        <w:t xml:space="preserve">[2] </w:t>
      </w:r>
      <w:hyperlink r:id="rId27" w:tgtFrame="https://kns.cnki.net/kcms/detail/frame/kcmstarget" w:history="1">
        <w:r>
          <w:t>基于MVVM模式的Extjs框架在前端界面设计中的应用研究</w:t>
        </w:r>
      </w:hyperlink>
      <w:r>
        <w:t>[J].肖小岚,刘振宇.电脑知识与技术.2016(05)</w:t>
      </w:r>
    </w:p>
    <w:p w14:paraId="2A57BDAC" w14:textId="77777777" w:rsidR="00765170" w:rsidRDefault="00876367">
      <w:pPr>
        <w:pStyle w:val="afa"/>
        <w:rPr>
          <w:rFonts w:hint="default"/>
        </w:rPr>
      </w:pPr>
      <w:r>
        <w:t xml:space="preserve">[3] </w:t>
      </w:r>
      <w:hyperlink r:id="rId28" w:tgtFrame="https://kns.cnki.net/kcms/detail/kcmstarget" w:history="1">
        <w:r>
          <w:t>2015年我国汽车配件行业发展趋势分析</w:t>
        </w:r>
      </w:hyperlink>
      <w:r>
        <w:t>[J].汽车零部件.2015(10)</w:t>
      </w:r>
    </w:p>
    <w:p w14:paraId="03142BE1" w14:textId="77777777" w:rsidR="00765170" w:rsidRDefault="00876367">
      <w:pPr>
        <w:pStyle w:val="afa"/>
        <w:rPr>
          <w:rFonts w:hint="default"/>
        </w:rPr>
      </w:pPr>
      <w:r>
        <w:t xml:space="preserve">[4] </w:t>
      </w:r>
      <w:hyperlink r:id="rId29" w:tgtFrame="https://kns.cnki.net/kcms/detail/frame/kcmstarget" w:history="1">
        <w:r>
          <w:t>基于Web前端开发技术特点及优化分析</w:t>
        </w:r>
      </w:hyperlink>
      <w:r>
        <w:t>[J].孙鹏飞,崔兰超.中国新通信.2021(18)</w:t>
      </w:r>
      <w:bookmarkStart w:id="187" w:name="_Toc1119"/>
    </w:p>
    <w:p w14:paraId="37E419A6" w14:textId="77777777" w:rsidR="00765170" w:rsidRDefault="00876367">
      <w:pPr>
        <w:pStyle w:val="afa"/>
        <w:rPr>
          <w:rFonts w:hint="default"/>
        </w:rPr>
      </w:pPr>
      <w:r>
        <w:t>[5] 马超群, 赵海龙. 汽车市场需求预测建模及其应用研究[J]. 湖南大学学报：社会科学版, 2009, 23(4):7.</w:t>
      </w:r>
    </w:p>
    <w:p w14:paraId="44B8D703" w14:textId="77777777" w:rsidR="00765170" w:rsidRDefault="00876367">
      <w:pPr>
        <w:pStyle w:val="afa"/>
        <w:rPr>
          <w:rFonts w:hint="default"/>
        </w:rPr>
      </w:pPr>
      <w:r>
        <w:t>[6] 陈鲱. Web前端开发技术以及优化方向分析[J]. 新媒体研究, 2015, 1(3):2.</w:t>
      </w:r>
    </w:p>
    <w:p w14:paraId="021D798B" w14:textId="77777777" w:rsidR="00765170" w:rsidRDefault="00876367">
      <w:pPr>
        <w:pStyle w:val="afa"/>
        <w:rPr>
          <w:rFonts w:hint="default"/>
        </w:rPr>
      </w:pPr>
      <w:r>
        <w:t>[7] 吴睿. Web前端开发技术以及优化研究[J]. 中国新通信, 2016(17):1.</w:t>
      </w:r>
    </w:p>
    <w:p w14:paraId="3FCC68BE" w14:textId="77777777" w:rsidR="00765170" w:rsidRDefault="00876367">
      <w:pPr>
        <w:pStyle w:val="afa"/>
        <w:rPr>
          <w:rFonts w:hint="default"/>
        </w:rPr>
      </w:pPr>
      <w:r>
        <w:t>[8] 聂常红. Web前端开发技术:Html、Css、JavaScript[M]. 人民邮电出版社, 2013.</w:t>
      </w:r>
    </w:p>
    <w:p w14:paraId="1FDB110D" w14:textId="77777777" w:rsidR="00765170" w:rsidRDefault="00765170">
      <w:pPr>
        <w:pStyle w:val="afa"/>
        <w:rPr>
          <w:rFonts w:hint="default"/>
        </w:rPr>
      </w:pPr>
    </w:p>
    <w:p w14:paraId="3229E9E7" w14:textId="77777777" w:rsidR="00765170" w:rsidRDefault="00876367">
      <w:r>
        <w:rPr>
          <w:rFonts w:hint="eastAsia"/>
        </w:rPr>
        <w:br w:type="page"/>
      </w:r>
    </w:p>
    <w:p w14:paraId="0CFF1604" w14:textId="77777777" w:rsidR="00765170" w:rsidRDefault="00765170"/>
    <w:p w14:paraId="30FC5BCA" w14:textId="77777777" w:rsidR="00765170" w:rsidRDefault="00876367">
      <w:pPr>
        <w:pStyle w:val="ad"/>
      </w:pPr>
      <w:bookmarkStart w:id="188" w:name="_Toc25957"/>
      <w:r>
        <w:rPr>
          <w:rFonts w:hint="eastAsia"/>
        </w:rPr>
        <w:t>致</w:t>
      </w:r>
      <w:r>
        <w:rPr>
          <w:rFonts w:hint="eastAsia"/>
        </w:rPr>
        <w:t xml:space="preserve"> </w:t>
      </w:r>
      <w:r>
        <w:rPr>
          <w:rFonts w:hint="eastAsia"/>
        </w:rPr>
        <w:t>谢</w:t>
      </w:r>
      <w:bookmarkEnd w:id="187"/>
      <w:bookmarkEnd w:id="188"/>
    </w:p>
    <w:p w14:paraId="5C5A2108" w14:textId="77777777" w:rsidR="00765170" w:rsidRDefault="00876367">
      <w:pPr>
        <w:keepNext/>
        <w:spacing w:line="400" w:lineRule="exact"/>
        <w:ind w:firstLineChars="200" w:firstLine="480"/>
        <w:rPr>
          <w:rFonts w:ascii="Times New Roman" w:hAnsi="Times New Roman"/>
          <w:szCs w:val="20"/>
        </w:rPr>
      </w:pPr>
      <w:r>
        <w:rPr>
          <w:rFonts w:ascii="Times New Roman" w:hAnsi="Times New Roman" w:hint="eastAsia"/>
          <w:szCs w:val="20"/>
        </w:rPr>
        <w:t>在此非常感谢在王燚老师在毕业设计开发以及毕业论文修改阶段给予我的帮助。每逢遇到无法解决的难题，王燚老师都能够及时指出我的问题所在并悉心指导助我解决，在此表达衷心感谢！</w:t>
      </w:r>
    </w:p>
    <w:p w14:paraId="08B22925" w14:textId="77777777" w:rsidR="00765170" w:rsidRDefault="00876367">
      <w:pPr>
        <w:keepNext/>
        <w:spacing w:line="400" w:lineRule="exact"/>
        <w:ind w:firstLineChars="200" w:firstLine="480"/>
        <w:rPr>
          <w:rFonts w:ascii="Times New Roman" w:hAnsi="Times New Roman"/>
          <w:szCs w:val="20"/>
        </w:rPr>
      </w:pPr>
      <w:r>
        <w:rPr>
          <w:rFonts w:ascii="Times New Roman" w:hAnsi="Times New Roman" w:hint="eastAsia"/>
          <w:szCs w:val="20"/>
        </w:rPr>
        <w:t>同时感谢参与论文评审的各位老师与专家们！</w:t>
      </w:r>
    </w:p>
    <w:p w14:paraId="35E11FDF" w14:textId="77777777" w:rsidR="00765170" w:rsidRDefault="00765170">
      <w:pPr>
        <w:keepNext/>
        <w:spacing w:line="400" w:lineRule="exact"/>
        <w:ind w:firstLineChars="200" w:firstLine="480"/>
        <w:rPr>
          <w:rFonts w:ascii="Times New Roman" w:hAnsi="Times New Roman"/>
          <w:szCs w:val="20"/>
        </w:rPr>
      </w:pPr>
    </w:p>
    <w:p w14:paraId="18908707" w14:textId="77777777" w:rsidR="00765170" w:rsidRDefault="00876367">
      <w:pPr>
        <w:keepNext/>
        <w:spacing w:line="400" w:lineRule="exact"/>
        <w:ind w:firstLineChars="200" w:firstLine="480"/>
        <w:rPr>
          <w:rFonts w:ascii="Times New Roman" w:hAnsi="Times New Roman"/>
          <w:szCs w:val="20"/>
        </w:rPr>
      </w:pPr>
      <w:r>
        <w:rPr>
          <w:rFonts w:ascii="Times New Roman" w:hAnsi="Times New Roman" w:hint="eastAsia"/>
          <w:szCs w:val="20"/>
        </w:rPr>
        <w:t>作者简介：</w:t>
      </w:r>
    </w:p>
    <w:p w14:paraId="7B98E949" w14:textId="77777777" w:rsidR="00765170" w:rsidRDefault="00876367">
      <w:pPr>
        <w:keepNext/>
        <w:spacing w:line="400" w:lineRule="exact"/>
        <w:ind w:firstLineChars="200" w:firstLine="480"/>
        <w:rPr>
          <w:rFonts w:ascii="Times New Roman" w:hAnsi="Times New Roman"/>
          <w:szCs w:val="20"/>
        </w:rPr>
      </w:pPr>
      <w:r>
        <w:rPr>
          <w:rFonts w:ascii="Times New Roman" w:hAnsi="Times New Roman" w:hint="eastAsia"/>
          <w:szCs w:val="20"/>
        </w:rPr>
        <w:t>姓</w:t>
      </w:r>
      <w:r>
        <w:rPr>
          <w:rFonts w:ascii="Times New Roman" w:hAnsi="Times New Roman" w:hint="eastAsia"/>
          <w:szCs w:val="20"/>
        </w:rPr>
        <w:t xml:space="preserve">    </w:t>
      </w:r>
      <w:r>
        <w:rPr>
          <w:rFonts w:ascii="Times New Roman" w:hAnsi="Times New Roman" w:hint="eastAsia"/>
          <w:szCs w:val="20"/>
        </w:rPr>
        <w:t>名：向峰</w:t>
      </w:r>
      <w:r>
        <w:rPr>
          <w:rFonts w:ascii="Times New Roman" w:hAnsi="Times New Roman" w:hint="eastAsia"/>
          <w:szCs w:val="20"/>
        </w:rPr>
        <w:t xml:space="preserve">                                    </w:t>
      </w:r>
      <w:r>
        <w:rPr>
          <w:rFonts w:ascii="Times New Roman" w:hAnsi="Times New Roman" w:hint="eastAsia"/>
          <w:szCs w:val="20"/>
        </w:rPr>
        <w:t>性别：男</w:t>
      </w:r>
      <w:r>
        <w:rPr>
          <w:rFonts w:ascii="Times New Roman" w:hAnsi="Times New Roman" w:hint="eastAsia"/>
          <w:szCs w:val="20"/>
        </w:rPr>
        <w:t xml:space="preserve"> </w:t>
      </w:r>
    </w:p>
    <w:p w14:paraId="343A9C3E" w14:textId="77777777" w:rsidR="00765170" w:rsidRDefault="00876367">
      <w:pPr>
        <w:keepNext/>
        <w:spacing w:line="400" w:lineRule="exact"/>
        <w:ind w:firstLineChars="200" w:firstLine="480"/>
        <w:rPr>
          <w:rFonts w:ascii="Times New Roman" w:hAnsi="Times New Roman"/>
          <w:szCs w:val="20"/>
        </w:rPr>
      </w:pPr>
      <w:r>
        <w:rPr>
          <w:rFonts w:ascii="Times New Roman" w:hAnsi="Times New Roman" w:hint="eastAsia"/>
          <w:szCs w:val="20"/>
        </w:rPr>
        <w:t>出生年月：</w:t>
      </w:r>
      <w:r>
        <w:rPr>
          <w:rFonts w:ascii="Times New Roman" w:hAnsi="Times New Roman" w:hint="eastAsia"/>
          <w:szCs w:val="20"/>
        </w:rPr>
        <w:t>1999</w:t>
      </w:r>
      <w:r>
        <w:rPr>
          <w:rFonts w:ascii="Times New Roman" w:hAnsi="Times New Roman" w:hint="eastAsia"/>
          <w:szCs w:val="20"/>
        </w:rPr>
        <w:t>年</w:t>
      </w:r>
      <w:r>
        <w:rPr>
          <w:rFonts w:ascii="Times New Roman" w:hAnsi="Times New Roman" w:hint="eastAsia"/>
          <w:szCs w:val="20"/>
        </w:rPr>
        <w:t>12</w:t>
      </w:r>
      <w:r>
        <w:rPr>
          <w:rFonts w:ascii="Times New Roman" w:hAnsi="Times New Roman" w:hint="eastAsia"/>
          <w:szCs w:val="20"/>
        </w:rPr>
        <w:t>月</w:t>
      </w:r>
      <w:r>
        <w:rPr>
          <w:rFonts w:ascii="Times New Roman" w:hAnsi="Times New Roman" w:hint="eastAsia"/>
          <w:szCs w:val="20"/>
        </w:rPr>
        <w:t xml:space="preserve">                             </w:t>
      </w:r>
      <w:r>
        <w:rPr>
          <w:rFonts w:ascii="Times New Roman" w:hAnsi="Times New Roman" w:hint="eastAsia"/>
          <w:szCs w:val="20"/>
        </w:rPr>
        <w:t>民族：汉族</w:t>
      </w:r>
    </w:p>
    <w:p w14:paraId="4788C0C7" w14:textId="77777777" w:rsidR="00765170" w:rsidRDefault="00876367">
      <w:pPr>
        <w:keepNext/>
        <w:spacing w:line="400" w:lineRule="exact"/>
        <w:ind w:firstLineChars="200" w:firstLine="480"/>
        <w:rPr>
          <w:rFonts w:ascii="Times New Roman" w:hAnsi="Times New Roman"/>
          <w:szCs w:val="20"/>
        </w:rPr>
      </w:pPr>
      <w:r>
        <w:rPr>
          <w:rFonts w:ascii="Times New Roman" w:hAnsi="Times New Roman" w:hint="eastAsia"/>
          <w:szCs w:val="20"/>
        </w:rPr>
        <w:t>E-mail:863983969@qq.com</w:t>
      </w:r>
    </w:p>
    <w:p w14:paraId="64586C5B" w14:textId="77777777" w:rsidR="00765170" w:rsidRDefault="00765170">
      <w:pPr>
        <w:pStyle w:val="ad"/>
        <w:jc w:val="both"/>
      </w:pPr>
    </w:p>
    <w:p w14:paraId="2F41C5A3" w14:textId="77777777" w:rsidR="00765170" w:rsidRDefault="00765170">
      <w:pPr>
        <w:pStyle w:val="ad"/>
        <w:jc w:val="both"/>
      </w:pPr>
    </w:p>
    <w:p w14:paraId="0947CB3F" w14:textId="77777777" w:rsidR="00765170" w:rsidRDefault="00765170">
      <w:pPr>
        <w:pStyle w:val="ad"/>
        <w:jc w:val="both"/>
      </w:pPr>
    </w:p>
    <w:p w14:paraId="224CD8E0" w14:textId="77777777" w:rsidR="00765170" w:rsidRDefault="00765170">
      <w:pPr>
        <w:pStyle w:val="ad"/>
        <w:jc w:val="both"/>
      </w:pPr>
    </w:p>
    <w:p w14:paraId="7928CA8F" w14:textId="77777777" w:rsidR="00765170" w:rsidRDefault="00765170">
      <w:pPr>
        <w:pStyle w:val="ad"/>
        <w:jc w:val="both"/>
      </w:pPr>
    </w:p>
    <w:p w14:paraId="2CEFD134" w14:textId="77777777" w:rsidR="00765170" w:rsidRDefault="00765170">
      <w:pPr>
        <w:pStyle w:val="ad"/>
        <w:jc w:val="both"/>
      </w:pPr>
    </w:p>
    <w:p w14:paraId="0739781C" w14:textId="77777777" w:rsidR="00765170" w:rsidRDefault="00765170">
      <w:pPr>
        <w:pStyle w:val="ad"/>
        <w:jc w:val="both"/>
      </w:pPr>
    </w:p>
    <w:p w14:paraId="42C170D6" w14:textId="77777777" w:rsidR="00765170" w:rsidRDefault="00765170">
      <w:pPr>
        <w:pStyle w:val="ad"/>
        <w:jc w:val="both"/>
      </w:pPr>
    </w:p>
    <w:p w14:paraId="12129118" w14:textId="77777777" w:rsidR="00765170" w:rsidRDefault="00765170">
      <w:pPr>
        <w:pStyle w:val="ad"/>
        <w:jc w:val="both"/>
      </w:pPr>
    </w:p>
    <w:p w14:paraId="6D5506E7" w14:textId="77777777" w:rsidR="00765170" w:rsidRDefault="00765170">
      <w:pPr>
        <w:pStyle w:val="ad"/>
        <w:jc w:val="both"/>
      </w:pPr>
    </w:p>
    <w:p w14:paraId="71F6CD2B" w14:textId="77777777" w:rsidR="00765170" w:rsidRDefault="00765170">
      <w:pPr>
        <w:pStyle w:val="ad"/>
        <w:jc w:val="both"/>
      </w:pPr>
    </w:p>
    <w:p w14:paraId="2429D133" w14:textId="77777777" w:rsidR="00765170" w:rsidRDefault="00765170">
      <w:pPr>
        <w:pStyle w:val="ad"/>
        <w:jc w:val="both"/>
      </w:pPr>
    </w:p>
    <w:p w14:paraId="734B5EA0" w14:textId="77777777" w:rsidR="00765170" w:rsidRDefault="00876367">
      <w:pPr>
        <w:pStyle w:val="ad"/>
      </w:pPr>
      <w:bookmarkStart w:id="189" w:name="_Toc4443"/>
      <w:bookmarkStart w:id="190" w:name="_Toc3162"/>
      <w:r>
        <w:rPr>
          <w:rFonts w:hint="eastAsia"/>
        </w:rPr>
        <w:t>声</w:t>
      </w:r>
      <w:r>
        <w:rPr>
          <w:rFonts w:hint="eastAsia"/>
        </w:rPr>
        <w:t xml:space="preserve"> </w:t>
      </w:r>
      <w:r>
        <w:rPr>
          <w:rFonts w:hint="eastAsia"/>
        </w:rPr>
        <w:t>明</w:t>
      </w:r>
      <w:bookmarkEnd w:id="189"/>
      <w:bookmarkEnd w:id="190"/>
    </w:p>
    <w:p w14:paraId="2D7A1CCF" w14:textId="77777777" w:rsidR="00765170" w:rsidRDefault="00876367">
      <w:pPr>
        <w:ind w:firstLineChars="200" w:firstLine="480"/>
        <w:rPr>
          <w:rFonts w:ascii="宋体" w:hAnsi="宋体"/>
        </w:rPr>
      </w:pPr>
      <w:r>
        <w:rPr>
          <w:rFonts w:ascii="宋体" w:hAnsi="宋体" w:hint="eastAsia"/>
        </w:rPr>
        <w:t>本论文的工作是2022年4月至2022年5月在成都信息工程大学网络空间安全学院完成的。文中除了特别加以标注地方外，不包含他人已经发表或撰写过的研究成果，也不包含为获得成都信息工程大学或其他教学机构的学位或证书而使用过的材料。</w:t>
      </w:r>
    </w:p>
    <w:p w14:paraId="40AFEE44" w14:textId="77777777" w:rsidR="00765170" w:rsidRDefault="00876367">
      <w:pPr>
        <w:ind w:firstLineChars="200" w:firstLine="480"/>
        <w:rPr>
          <w:rFonts w:ascii="宋体" w:hAnsi="宋体"/>
        </w:rPr>
      </w:pPr>
      <w:r>
        <w:rPr>
          <w:rFonts w:ascii="宋体" w:hAnsi="宋体" w:hint="eastAsia"/>
        </w:rPr>
        <w:t>关于学位论文使用权和研究成果知识产权的说明：</w:t>
      </w:r>
    </w:p>
    <w:p w14:paraId="385481F7" w14:textId="77777777" w:rsidR="00765170" w:rsidRDefault="00876367">
      <w:pPr>
        <w:ind w:firstLineChars="200" w:firstLine="480"/>
        <w:rPr>
          <w:rFonts w:ascii="宋体" w:hAnsi="宋体"/>
        </w:rPr>
      </w:pPr>
      <w:r>
        <w:rPr>
          <w:rFonts w:ascii="宋体" w:hAnsi="宋体" w:hint="eastAsia"/>
        </w:rPr>
        <w:t>本人完全了解成都信息工程大学有关保管使用学位论文的规定，其中包括：</w:t>
      </w:r>
    </w:p>
    <w:p w14:paraId="1D0AC3B7" w14:textId="77777777" w:rsidR="00765170" w:rsidRDefault="00876367">
      <w:pPr>
        <w:ind w:firstLineChars="200" w:firstLine="480"/>
        <w:rPr>
          <w:rFonts w:ascii="宋体" w:hAnsi="宋体"/>
        </w:rPr>
      </w:pPr>
      <w:r>
        <w:rPr>
          <w:rFonts w:ascii="宋体" w:hAnsi="宋体" w:hint="eastAsia"/>
        </w:rPr>
        <w:t>（1）学校有权保管并向有关部门递交学位论文的原件与复印件。</w:t>
      </w:r>
    </w:p>
    <w:p w14:paraId="4102F4EF" w14:textId="77777777" w:rsidR="00765170" w:rsidRDefault="00876367">
      <w:pPr>
        <w:ind w:firstLineChars="200" w:firstLine="480"/>
        <w:rPr>
          <w:rFonts w:ascii="宋体" w:hAnsi="宋体"/>
        </w:rPr>
      </w:pPr>
      <w:r>
        <w:rPr>
          <w:rFonts w:ascii="宋体" w:hAnsi="宋体" w:hint="eastAsia"/>
        </w:rPr>
        <w:t>（2）学校可以采用影印、缩印或其他复制方式保存学位论文。</w:t>
      </w:r>
    </w:p>
    <w:p w14:paraId="297B4A2B" w14:textId="77777777" w:rsidR="00765170" w:rsidRDefault="00876367">
      <w:pPr>
        <w:ind w:firstLineChars="200" w:firstLine="480"/>
        <w:rPr>
          <w:rFonts w:ascii="宋体" w:hAnsi="宋体"/>
        </w:rPr>
      </w:pPr>
      <w:r>
        <w:rPr>
          <w:rFonts w:ascii="宋体" w:hAnsi="宋体" w:hint="eastAsia"/>
        </w:rPr>
        <w:t>（3）学校可以学术交流为目的复制、赠送和交换学位论文。</w:t>
      </w:r>
    </w:p>
    <w:p w14:paraId="79D92930" w14:textId="77777777" w:rsidR="00765170" w:rsidRDefault="00876367">
      <w:pPr>
        <w:ind w:firstLineChars="200" w:firstLine="480"/>
        <w:rPr>
          <w:rFonts w:ascii="宋体" w:hAnsi="宋体"/>
        </w:rPr>
      </w:pPr>
      <w:r>
        <w:rPr>
          <w:rFonts w:ascii="宋体" w:hAnsi="宋体" w:hint="eastAsia"/>
        </w:rPr>
        <w:t>（4）学校可允许学位论文被查阅或借阅。</w:t>
      </w:r>
    </w:p>
    <w:p w14:paraId="1B0E00EA" w14:textId="77777777" w:rsidR="00765170" w:rsidRDefault="00876367">
      <w:pPr>
        <w:ind w:firstLineChars="200" w:firstLine="480"/>
        <w:rPr>
          <w:rFonts w:ascii="宋体" w:hAnsi="宋体"/>
        </w:rPr>
      </w:pPr>
      <w:r>
        <w:rPr>
          <w:rFonts w:ascii="宋体" w:hAnsi="宋体" w:hint="eastAsia"/>
        </w:rPr>
        <w:t>（5）学校可以公布学位论文的全部或部分内容（保密学位论文在解密后遵守此规定）。</w:t>
      </w:r>
    </w:p>
    <w:p w14:paraId="0345C8D5" w14:textId="77777777" w:rsidR="00765170" w:rsidRDefault="00876367">
      <w:pPr>
        <w:ind w:firstLineChars="200" w:firstLine="480"/>
        <w:rPr>
          <w:rFonts w:ascii="宋体" w:hAnsi="宋体"/>
        </w:rPr>
      </w:pPr>
      <w:r>
        <w:rPr>
          <w:rFonts w:ascii="宋体" w:hAnsi="宋体" w:hint="eastAsia"/>
        </w:rPr>
        <w:t>除非另有科研合同和其他法律文书的制约，本论文的科研成果属于成都信息工程大学。</w:t>
      </w:r>
    </w:p>
    <w:p w14:paraId="27365338" w14:textId="77777777" w:rsidR="00765170" w:rsidRDefault="00876367">
      <w:pPr>
        <w:ind w:firstLineChars="200" w:firstLine="480"/>
        <w:rPr>
          <w:rFonts w:ascii="宋体" w:hAnsi="宋体"/>
        </w:rPr>
      </w:pPr>
      <w:r>
        <w:rPr>
          <w:rFonts w:ascii="宋体" w:hAnsi="宋体" w:hint="eastAsia"/>
        </w:rPr>
        <w:t>特此声明！</w:t>
      </w:r>
    </w:p>
    <w:p w14:paraId="6A235BE4" w14:textId="77777777" w:rsidR="00765170" w:rsidRDefault="00765170">
      <w:pPr>
        <w:ind w:firstLineChars="200" w:firstLine="480"/>
        <w:rPr>
          <w:rFonts w:ascii="宋体" w:hAnsi="宋体"/>
        </w:rPr>
      </w:pPr>
    </w:p>
    <w:p w14:paraId="698934C9" w14:textId="77777777" w:rsidR="00765170" w:rsidRDefault="00765170">
      <w:pPr>
        <w:ind w:firstLineChars="200" w:firstLine="480"/>
        <w:rPr>
          <w:rFonts w:ascii="宋体" w:hAnsi="宋体"/>
        </w:rPr>
      </w:pPr>
    </w:p>
    <w:p w14:paraId="4FBADFA1" w14:textId="77777777" w:rsidR="00765170" w:rsidRDefault="00765170">
      <w:pPr>
        <w:ind w:firstLineChars="200" w:firstLine="480"/>
        <w:rPr>
          <w:rFonts w:ascii="宋体" w:hAnsi="宋体"/>
        </w:rPr>
      </w:pPr>
    </w:p>
    <w:p w14:paraId="4F2210CF" w14:textId="77777777" w:rsidR="00765170" w:rsidRDefault="00876367">
      <w:pPr>
        <w:tabs>
          <w:tab w:val="left" w:pos="5760"/>
          <w:tab w:val="left" w:pos="6120"/>
        </w:tabs>
        <w:ind w:rightChars="100" w:right="240"/>
        <w:rPr>
          <w:rFonts w:ascii="宋体" w:hAnsi="宋体"/>
        </w:rPr>
      </w:pPr>
      <w:r>
        <w:rPr>
          <w:rFonts w:ascii="宋体" w:hAnsi="宋体" w:hint="eastAsia"/>
        </w:rPr>
        <w:t xml:space="preserve">                                              </w:t>
      </w:r>
      <w:r>
        <w:rPr>
          <w:rFonts w:ascii="宋体" w:hAnsi="宋体"/>
        </w:rPr>
        <w:t xml:space="preserve">      </w:t>
      </w:r>
      <w:r>
        <w:rPr>
          <w:rFonts w:ascii="宋体" w:hAnsi="宋体" w:hint="eastAsia"/>
        </w:rPr>
        <w:t xml:space="preserve">作者签名：       </w:t>
      </w:r>
    </w:p>
    <w:p w14:paraId="68EBAF90" w14:textId="77777777" w:rsidR="00765170" w:rsidRDefault="00876367">
      <w:pPr>
        <w:rPr>
          <w:rFonts w:ascii="宋体" w:hAnsi="宋体"/>
        </w:rPr>
      </w:pPr>
      <w:r>
        <w:rPr>
          <w:rFonts w:hint="eastAsia"/>
        </w:rPr>
        <w:t xml:space="preserve">                                                  </w:t>
      </w:r>
      <w:del w:id="191" w:author="wangyi" w:date="2022-05-13T15:49:00Z">
        <w:r w:rsidDel="007253AC">
          <w:rPr>
            <w:rFonts w:hint="eastAsia"/>
          </w:rPr>
          <w:delText xml:space="preserve"> </w:delText>
        </w:r>
      </w:del>
      <w:r>
        <w:rPr>
          <w:rFonts w:hint="eastAsia"/>
        </w:rPr>
        <w:t xml:space="preserve"> </w:t>
      </w:r>
      <w:ins w:id="192" w:author="wangyi" w:date="2022-05-13T15:49:00Z">
        <w:r w:rsidR="007253AC">
          <w:rPr>
            <w:rFonts w:ascii="宋体" w:hAnsi="宋体"/>
          </w:rPr>
          <w:t xml:space="preserve">    </w:t>
        </w:r>
      </w:ins>
      <w:del w:id="193" w:author="wangyi" w:date="2022-05-13T15:49:00Z">
        <w:r w:rsidDel="007253AC">
          <w:rPr>
            <w:rFonts w:ascii="宋体" w:hAnsi="宋体" w:hint="eastAsia"/>
          </w:rPr>
          <w:delText>202x</w:delText>
        </w:r>
      </w:del>
      <w:r>
        <w:rPr>
          <w:rFonts w:ascii="宋体" w:hAnsi="宋体" w:hint="eastAsia"/>
        </w:rPr>
        <w:t>年</w:t>
      </w:r>
      <w:ins w:id="194" w:author="wangyi" w:date="2022-05-13T15:49:00Z">
        <w:r w:rsidR="007253AC">
          <w:rPr>
            <w:rFonts w:ascii="宋体" w:hAnsi="宋体"/>
          </w:rPr>
          <w:t xml:space="preserve"> </w:t>
        </w:r>
      </w:ins>
      <w:del w:id="195" w:author="wangyi" w:date="2022-05-13T15:49:00Z">
        <w:r w:rsidDel="007253AC">
          <w:rPr>
            <w:rFonts w:ascii="宋体" w:hAnsi="宋体" w:hint="eastAsia"/>
          </w:rPr>
          <w:delText>x</w:delText>
        </w:r>
      </w:del>
      <w:r>
        <w:rPr>
          <w:rFonts w:ascii="宋体" w:hAnsi="宋体" w:hint="eastAsia"/>
        </w:rPr>
        <w:t>月</w:t>
      </w:r>
      <w:del w:id="196" w:author="wangyi" w:date="2022-05-13T15:49:00Z">
        <w:r w:rsidDel="007253AC">
          <w:rPr>
            <w:rFonts w:ascii="宋体" w:hAnsi="宋体" w:hint="eastAsia"/>
          </w:rPr>
          <w:delText>xx</w:delText>
        </w:r>
      </w:del>
      <w:ins w:id="197" w:author="wangyi" w:date="2022-05-13T15:49:00Z">
        <w:r w:rsidR="007253AC">
          <w:rPr>
            <w:rFonts w:ascii="宋体" w:hAnsi="宋体"/>
          </w:rPr>
          <w:t xml:space="preserve">  </w:t>
        </w:r>
      </w:ins>
      <w:commentRangeStart w:id="198"/>
      <w:r>
        <w:rPr>
          <w:rFonts w:ascii="宋体" w:hAnsi="宋体" w:hint="eastAsia"/>
        </w:rPr>
        <w:t>日</w:t>
      </w:r>
      <w:commentRangeEnd w:id="198"/>
      <w:r w:rsidR="007253AC">
        <w:rPr>
          <w:rStyle w:val="ab"/>
        </w:rPr>
        <w:commentReference w:id="198"/>
      </w:r>
    </w:p>
    <w:p w14:paraId="34BB0366" w14:textId="77777777" w:rsidR="00765170" w:rsidRDefault="00765170"/>
    <w:sectPr w:rsidR="00765170">
      <w:footerReference w:type="default" r:id="rId30"/>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wangyi" w:date="2022-05-13T15:34:00Z" w:initials="w">
    <w:p w14:paraId="69FE9AD6" w14:textId="77777777" w:rsidR="00876367" w:rsidRDefault="00876367">
      <w:pPr>
        <w:pStyle w:val="a3"/>
      </w:pPr>
      <w:r>
        <w:rPr>
          <w:rStyle w:val="ab"/>
        </w:rPr>
        <w:annotationRef/>
      </w:r>
      <w:r>
        <w:t>暂时不填</w:t>
      </w:r>
    </w:p>
  </w:comment>
  <w:comment w:id="88" w:author="wangyi" w:date="2022-05-13T15:46:00Z" w:initials="w">
    <w:p w14:paraId="6786F867" w14:textId="77777777" w:rsidR="007253AC" w:rsidRDefault="007253AC">
      <w:pPr>
        <w:pStyle w:val="a3"/>
      </w:pPr>
      <w:r>
        <w:rPr>
          <w:rStyle w:val="ab"/>
        </w:rPr>
        <w:annotationRef/>
      </w:r>
      <w:r>
        <w:rPr>
          <w:rFonts w:hint="eastAsia"/>
        </w:rPr>
        <w:t>目录行距必须相同</w:t>
      </w:r>
    </w:p>
  </w:comment>
  <w:comment w:id="198" w:author="wangyi" w:date="2022-05-13T15:49:00Z" w:initials="w">
    <w:p w14:paraId="3FF48081" w14:textId="77777777" w:rsidR="007253AC" w:rsidRDefault="007253AC">
      <w:pPr>
        <w:pStyle w:val="a3"/>
      </w:pPr>
      <w:r>
        <w:rPr>
          <w:rStyle w:val="ab"/>
        </w:rPr>
        <w:annotationRef/>
      </w:r>
      <w:r>
        <w:t>总页数好像不对，还有目录上的总页数。</w:t>
      </w:r>
      <w:bookmarkStart w:id="199" w:name="_GoBack"/>
      <w:bookmarkEnd w:id="199"/>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FE9AD6" w15:done="0"/>
  <w15:commentEx w15:paraId="6786F867" w15:done="0"/>
  <w15:commentEx w15:paraId="3FF4808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37F782" w14:textId="77777777" w:rsidR="00342DC2" w:rsidRDefault="00342DC2">
      <w:r>
        <w:separator/>
      </w:r>
    </w:p>
  </w:endnote>
  <w:endnote w:type="continuationSeparator" w:id="0">
    <w:p w14:paraId="25999455" w14:textId="77777777" w:rsidR="00342DC2" w:rsidRDefault="00342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C707E" w14:textId="77777777" w:rsidR="00876367" w:rsidRDefault="00876367">
    <w:pPr>
      <w:pStyle w:val="a5"/>
      <w:jc w:val="center"/>
      <w:rPr>
        <w:rFonts w:ascii="宋体" w:hAnsi="宋体"/>
        <w:sz w:val="21"/>
        <w:szCs w:val="21"/>
      </w:rPr>
    </w:pPr>
    <w:r>
      <w:rPr>
        <w:rFonts w:ascii="宋体" w:hAnsi="宋体" w:hint="eastAsia"/>
        <w:sz w:val="21"/>
        <w:szCs w:val="21"/>
      </w:rPr>
      <w:t xml:space="preserve">第 </w:t>
    </w:r>
    <w:sdt>
      <w:sdtPr>
        <w:rPr>
          <w:rFonts w:ascii="宋体" w:hAnsi="宋体"/>
          <w:sz w:val="21"/>
          <w:szCs w:val="21"/>
        </w:rPr>
        <w:id w:val="1920516966"/>
      </w:sdtPr>
      <w:sdtContent>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7253AC" w:rsidRPr="007253AC">
          <w:rPr>
            <w:rFonts w:ascii="宋体" w:hAnsi="宋体"/>
            <w:noProof/>
            <w:sz w:val="21"/>
            <w:szCs w:val="21"/>
            <w:lang w:val="zh-CN"/>
          </w:rPr>
          <w:t>38</w:t>
        </w:r>
        <w:r>
          <w:rPr>
            <w:rFonts w:ascii="宋体" w:hAnsi="宋体"/>
            <w:sz w:val="21"/>
            <w:szCs w:val="21"/>
          </w:rPr>
          <w:fldChar w:fldCharType="end"/>
        </w:r>
        <w:r>
          <w:rPr>
            <w:rFonts w:ascii="宋体" w:hAnsi="宋体"/>
            <w:sz w:val="21"/>
            <w:szCs w:val="21"/>
          </w:rPr>
          <w:t xml:space="preserve"> </w:t>
        </w:r>
        <w:r>
          <w:rPr>
            <w:rFonts w:ascii="宋体" w:hAnsi="宋体" w:hint="eastAsia"/>
            <w:sz w:val="21"/>
            <w:szCs w:val="21"/>
          </w:rPr>
          <w:t xml:space="preserve">页 共 </w:t>
        </w:r>
        <w:r>
          <w:rPr>
            <w:rFonts w:ascii="宋体" w:hAnsi="宋体"/>
            <w:sz w:val="21"/>
            <w:szCs w:val="21"/>
          </w:rPr>
          <w:t>3</w:t>
        </w:r>
        <w:r>
          <w:rPr>
            <w:rFonts w:ascii="宋体" w:hAnsi="宋体" w:hint="eastAsia"/>
            <w:sz w:val="21"/>
            <w:szCs w:val="21"/>
          </w:rPr>
          <w:t>8</w:t>
        </w:r>
        <w:r>
          <w:rPr>
            <w:rFonts w:ascii="宋体" w:hAnsi="宋体"/>
            <w:sz w:val="21"/>
            <w:szCs w:val="21"/>
          </w:rPr>
          <w:t xml:space="preserve"> </w:t>
        </w:r>
        <w:r>
          <w:rPr>
            <w:rFonts w:ascii="宋体" w:hAnsi="宋体" w:hint="eastAsia"/>
            <w:sz w:val="21"/>
            <w:szCs w:val="21"/>
          </w:rPr>
          <w:t>页</w:t>
        </w:r>
      </w:sdtContent>
    </w:sdt>
  </w:p>
  <w:p w14:paraId="05147402" w14:textId="77777777" w:rsidR="00876367" w:rsidRDefault="0087636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B37989" w14:textId="77777777" w:rsidR="00342DC2" w:rsidRDefault="00342DC2">
      <w:r>
        <w:separator/>
      </w:r>
    </w:p>
  </w:footnote>
  <w:footnote w:type="continuationSeparator" w:id="0">
    <w:p w14:paraId="7D153C71" w14:textId="77777777" w:rsidR="00342DC2" w:rsidRDefault="00342D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E985E77"/>
    <w:multiLevelType w:val="singleLevel"/>
    <w:tmpl w:val="8E985E77"/>
    <w:lvl w:ilvl="0">
      <w:start w:val="6"/>
      <w:numFmt w:val="decimal"/>
      <w:suff w:val="nothing"/>
      <w:lvlText w:val="%1）"/>
      <w:lvlJc w:val="left"/>
    </w:lvl>
  </w:abstractNum>
  <w:abstractNum w:abstractNumId="1" w15:restartNumberingAfterBreak="0">
    <w:nsid w:val="9AF912A1"/>
    <w:multiLevelType w:val="singleLevel"/>
    <w:tmpl w:val="9AF912A1"/>
    <w:lvl w:ilvl="0">
      <w:start w:val="1"/>
      <w:numFmt w:val="bullet"/>
      <w:lvlText w:val=""/>
      <w:lvlJc w:val="left"/>
      <w:pPr>
        <w:ind w:left="420" w:hanging="420"/>
      </w:pPr>
      <w:rPr>
        <w:rFonts w:ascii="Wingdings" w:hAnsi="Wingdings" w:hint="default"/>
      </w:rPr>
    </w:lvl>
  </w:abstractNum>
  <w:abstractNum w:abstractNumId="2" w15:restartNumberingAfterBreak="0">
    <w:nsid w:val="F66EECE0"/>
    <w:multiLevelType w:val="singleLevel"/>
    <w:tmpl w:val="F66EECE0"/>
    <w:lvl w:ilvl="0">
      <w:start w:val="2"/>
      <w:numFmt w:val="decimal"/>
      <w:suff w:val="nothing"/>
      <w:lvlText w:val="%1）"/>
      <w:lvlJc w:val="left"/>
    </w:lvl>
  </w:abstractNum>
  <w:abstractNum w:abstractNumId="3" w15:restartNumberingAfterBreak="0">
    <w:nsid w:val="02D6995F"/>
    <w:multiLevelType w:val="multilevel"/>
    <w:tmpl w:val="02D6995F"/>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4" w15:restartNumberingAfterBreak="0">
    <w:nsid w:val="36EF3043"/>
    <w:multiLevelType w:val="singleLevel"/>
    <w:tmpl w:val="36EF3043"/>
    <w:lvl w:ilvl="0">
      <w:start w:val="9"/>
      <w:numFmt w:val="decimal"/>
      <w:suff w:val="nothing"/>
      <w:lvlText w:val="%1）"/>
      <w:lvlJc w:val="left"/>
    </w:lvl>
  </w:abstractNum>
  <w:abstractNum w:abstractNumId="5" w15:restartNumberingAfterBreak="0">
    <w:nsid w:val="55C299F3"/>
    <w:multiLevelType w:val="singleLevel"/>
    <w:tmpl w:val="55C299F3"/>
    <w:lvl w:ilvl="0">
      <w:start w:val="8"/>
      <w:numFmt w:val="decimal"/>
      <w:suff w:val="space"/>
      <w:lvlText w:val="（%1）"/>
      <w:lvlJc w:val="left"/>
    </w:lvl>
  </w:abstractNum>
  <w:num w:numId="1">
    <w:abstractNumId w:val="3"/>
  </w:num>
  <w:num w:numId="2">
    <w:abstractNumId w:val="5"/>
  </w:num>
  <w:num w:numId="3">
    <w:abstractNumId w:val="1"/>
  </w:num>
  <w:num w:numId="4">
    <w:abstractNumId w:val="2"/>
  </w:num>
  <w:num w:numId="5">
    <w:abstractNumId w:val="0"/>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yi">
    <w15:presenceInfo w15:providerId="None" w15:userId="wangy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E4NWRmYmViNzIwNTVlNTlmNzQwMzAyYzIwNDgxMmYifQ=="/>
  </w:docVars>
  <w:rsids>
    <w:rsidRoot w:val="00AA61CD"/>
    <w:rsid w:val="000017CE"/>
    <w:rsid w:val="00001E1D"/>
    <w:rsid w:val="0000233F"/>
    <w:rsid w:val="000023B8"/>
    <w:rsid w:val="0000313B"/>
    <w:rsid w:val="000041F5"/>
    <w:rsid w:val="000045D7"/>
    <w:rsid w:val="00007518"/>
    <w:rsid w:val="00007A8C"/>
    <w:rsid w:val="00007BF3"/>
    <w:rsid w:val="00013559"/>
    <w:rsid w:val="00017C20"/>
    <w:rsid w:val="00020254"/>
    <w:rsid w:val="00020CF5"/>
    <w:rsid w:val="0002449E"/>
    <w:rsid w:val="00024A1A"/>
    <w:rsid w:val="00025687"/>
    <w:rsid w:val="00025DCD"/>
    <w:rsid w:val="00027993"/>
    <w:rsid w:val="00027CE1"/>
    <w:rsid w:val="000313B8"/>
    <w:rsid w:val="000313C3"/>
    <w:rsid w:val="0003356D"/>
    <w:rsid w:val="000336EE"/>
    <w:rsid w:val="00036405"/>
    <w:rsid w:val="00042E17"/>
    <w:rsid w:val="00044072"/>
    <w:rsid w:val="0004428E"/>
    <w:rsid w:val="00050686"/>
    <w:rsid w:val="000531F5"/>
    <w:rsid w:val="00054284"/>
    <w:rsid w:val="00054E6A"/>
    <w:rsid w:val="00057073"/>
    <w:rsid w:val="000601DD"/>
    <w:rsid w:val="00060AF4"/>
    <w:rsid w:val="00062722"/>
    <w:rsid w:val="0006289A"/>
    <w:rsid w:val="0006393B"/>
    <w:rsid w:val="00064047"/>
    <w:rsid w:val="000645D1"/>
    <w:rsid w:val="00066213"/>
    <w:rsid w:val="00070832"/>
    <w:rsid w:val="00072888"/>
    <w:rsid w:val="00072D2A"/>
    <w:rsid w:val="00075025"/>
    <w:rsid w:val="000751B2"/>
    <w:rsid w:val="00075D3F"/>
    <w:rsid w:val="00076BC4"/>
    <w:rsid w:val="0007743F"/>
    <w:rsid w:val="00077B03"/>
    <w:rsid w:val="000806B2"/>
    <w:rsid w:val="00080813"/>
    <w:rsid w:val="00080986"/>
    <w:rsid w:val="00080BE4"/>
    <w:rsid w:val="00084519"/>
    <w:rsid w:val="0008469C"/>
    <w:rsid w:val="00084B84"/>
    <w:rsid w:val="0008512D"/>
    <w:rsid w:val="0008556F"/>
    <w:rsid w:val="000857A7"/>
    <w:rsid w:val="000869CF"/>
    <w:rsid w:val="0009014B"/>
    <w:rsid w:val="000927CF"/>
    <w:rsid w:val="0009293B"/>
    <w:rsid w:val="00092BED"/>
    <w:rsid w:val="00092FCF"/>
    <w:rsid w:val="000968EF"/>
    <w:rsid w:val="00097054"/>
    <w:rsid w:val="000A0C30"/>
    <w:rsid w:val="000A1701"/>
    <w:rsid w:val="000A3355"/>
    <w:rsid w:val="000A5B88"/>
    <w:rsid w:val="000A6B45"/>
    <w:rsid w:val="000A750B"/>
    <w:rsid w:val="000B0144"/>
    <w:rsid w:val="000B4B0A"/>
    <w:rsid w:val="000B6546"/>
    <w:rsid w:val="000B748A"/>
    <w:rsid w:val="000B7E6D"/>
    <w:rsid w:val="000C5601"/>
    <w:rsid w:val="000C6DAA"/>
    <w:rsid w:val="000C74B3"/>
    <w:rsid w:val="000C7739"/>
    <w:rsid w:val="000D04BF"/>
    <w:rsid w:val="000D0830"/>
    <w:rsid w:val="000D0B18"/>
    <w:rsid w:val="000D0CCF"/>
    <w:rsid w:val="000D2552"/>
    <w:rsid w:val="000D295A"/>
    <w:rsid w:val="000D538A"/>
    <w:rsid w:val="000D72DB"/>
    <w:rsid w:val="000D7F0D"/>
    <w:rsid w:val="000E2A3E"/>
    <w:rsid w:val="000E2C69"/>
    <w:rsid w:val="000E4690"/>
    <w:rsid w:val="000E4C2C"/>
    <w:rsid w:val="000E57F3"/>
    <w:rsid w:val="000E5D00"/>
    <w:rsid w:val="000E7154"/>
    <w:rsid w:val="000E7245"/>
    <w:rsid w:val="000E7496"/>
    <w:rsid w:val="000E7910"/>
    <w:rsid w:val="000F0002"/>
    <w:rsid w:val="000F38CB"/>
    <w:rsid w:val="000F4963"/>
    <w:rsid w:val="000F538C"/>
    <w:rsid w:val="000F5A80"/>
    <w:rsid w:val="000F5AEE"/>
    <w:rsid w:val="000F69E9"/>
    <w:rsid w:val="000F6F74"/>
    <w:rsid w:val="000F7F05"/>
    <w:rsid w:val="0010102E"/>
    <w:rsid w:val="00101809"/>
    <w:rsid w:val="00101BB9"/>
    <w:rsid w:val="00101EB1"/>
    <w:rsid w:val="001038AD"/>
    <w:rsid w:val="001060C8"/>
    <w:rsid w:val="001064E4"/>
    <w:rsid w:val="001072A2"/>
    <w:rsid w:val="00107748"/>
    <w:rsid w:val="00110BB6"/>
    <w:rsid w:val="00112909"/>
    <w:rsid w:val="00113786"/>
    <w:rsid w:val="001138A0"/>
    <w:rsid w:val="001145CC"/>
    <w:rsid w:val="00114AF3"/>
    <w:rsid w:val="00114EB6"/>
    <w:rsid w:val="001171BD"/>
    <w:rsid w:val="001201FC"/>
    <w:rsid w:val="001229FB"/>
    <w:rsid w:val="00122A2E"/>
    <w:rsid w:val="0012355B"/>
    <w:rsid w:val="00123924"/>
    <w:rsid w:val="00123B4B"/>
    <w:rsid w:val="00123EB9"/>
    <w:rsid w:val="001245BB"/>
    <w:rsid w:val="001249A8"/>
    <w:rsid w:val="0012763D"/>
    <w:rsid w:val="00127EA4"/>
    <w:rsid w:val="00130204"/>
    <w:rsid w:val="00130824"/>
    <w:rsid w:val="0013176E"/>
    <w:rsid w:val="00132726"/>
    <w:rsid w:val="00133F30"/>
    <w:rsid w:val="0013402A"/>
    <w:rsid w:val="00134CE2"/>
    <w:rsid w:val="00134D8C"/>
    <w:rsid w:val="00135280"/>
    <w:rsid w:val="00136705"/>
    <w:rsid w:val="00136796"/>
    <w:rsid w:val="0013774B"/>
    <w:rsid w:val="00137F30"/>
    <w:rsid w:val="001408A6"/>
    <w:rsid w:val="00141229"/>
    <w:rsid w:val="001420D7"/>
    <w:rsid w:val="00143628"/>
    <w:rsid w:val="00143D1A"/>
    <w:rsid w:val="00144D11"/>
    <w:rsid w:val="00145510"/>
    <w:rsid w:val="00146007"/>
    <w:rsid w:val="00146552"/>
    <w:rsid w:val="00147CC8"/>
    <w:rsid w:val="00150E73"/>
    <w:rsid w:val="00153846"/>
    <w:rsid w:val="00154357"/>
    <w:rsid w:val="00155ACB"/>
    <w:rsid w:val="00156BC2"/>
    <w:rsid w:val="00157836"/>
    <w:rsid w:val="00161327"/>
    <w:rsid w:val="00162A0D"/>
    <w:rsid w:val="00163B8F"/>
    <w:rsid w:val="00164003"/>
    <w:rsid w:val="00165ED3"/>
    <w:rsid w:val="00166168"/>
    <w:rsid w:val="001679F6"/>
    <w:rsid w:val="001706EA"/>
    <w:rsid w:val="0017210C"/>
    <w:rsid w:val="00173FE2"/>
    <w:rsid w:val="001745BE"/>
    <w:rsid w:val="001764EB"/>
    <w:rsid w:val="00180898"/>
    <w:rsid w:val="0018174C"/>
    <w:rsid w:val="00183CE0"/>
    <w:rsid w:val="00184C1B"/>
    <w:rsid w:val="00186842"/>
    <w:rsid w:val="001923E9"/>
    <w:rsid w:val="001936BD"/>
    <w:rsid w:val="00194245"/>
    <w:rsid w:val="00196307"/>
    <w:rsid w:val="00197063"/>
    <w:rsid w:val="001A20D0"/>
    <w:rsid w:val="001A2D19"/>
    <w:rsid w:val="001A3B3D"/>
    <w:rsid w:val="001A48F8"/>
    <w:rsid w:val="001A5240"/>
    <w:rsid w:val="001A6293"/>
    <w:rsid w:val="001A69AF"/>
    <w:rsid w:val="001A7953"/>
    <w:rsid w:val="001A7C6E"/>
    <w:rsid w:val="001B309D"/>
    <w:rsid w:val="001B4568"/>
    <w:rsid w:val="001B4951"/>
    <w:rsid w:val="001B5C40"/>
    <w:rsid w:val="001B63C9"/>
    <w:rsid w:val="001B790B"/>
    <w:rsid w:val="001C06C0"/>
    <w:rsid w:val="001C210E"/>
    <w:rsid w:val="001C3F4E"/>
    <w:rsid w:val="001C4629"/>
    <w:rsid w:val="001C48B3"/>
    <w:rsid w:val="001C719B"/>
    <w:rsid w:val="001D0A88"/>
    <w:rsid w:val="001D0B75"/>
    <w:rsid w:val="001D140E"/>
    <w:rsid w:val="001D53CF"/>
    <w:rsid w:val="001D56AC"/>
    <w:rsid w:val="001D5E8C"/>
    <w:rsid w:val="001D606D"/>
    <w:rsid w:val="001D6084"/>
    <w:rsid w:val="001D7189"/>
    <w:rsid w:val="001E0538"/>
    <w:rsid w:val="001E14E4"/>
    <w:rsid w:val="001E1577"/>
    <w:rsid w:val="001E4A7C"/>
    <w:rsid w:val="001E4AB4"/>
    <w:rsid w:val="001E5393"/>
    <w:rsid w:val="001E5E55"/>
    <w:rsid w:val="001E786F"/>
    <w:rsid w:val="001E7CFA"/>
    <w:rsid w:val="001F0A00"/>
    <w:rsid w:val="001F13CD"/>
    <w:rsid w:val="001F290A"/>
    <w:rsid w:val="001F31CE"/>
    <w:rsid w:val="001F335B"/>
    <w:rsid w:val="001F41BB"/>
    <w:rsid w:val="001F75B4"/>
    <w:rsid w:val="002002E0"/>
    <w:rsid w:val="00200FAE"/>
    <w:rsid w:val="0020113E"/>
    <w:rsid w:val="00203F02"/>
    <w:rsid w:val="00204842"/>
    <w:rsid w:val="00205D2E"/>
    <w:rsid w:val="0020668F"/>
    <w:rsid w:val="0020785D"/>
    <w:rsid w:val="00207E03"/>
    <w:rsid w:val="002107F2"/>
    <w:rsid w:val="00212BEB"/>
    <w:rsid w:val="002130D1"/>
    <w:rsid w:val="00213C2F"/>
    <w:rsid w:val="00215638"/>
    <w:rsid w:val="00216805"/>
    <w:rsid w:val="00217466"/>
    <w:rsid w:val="002204F0"/>
    <w:rsid w:val="00220691"/>
    <w:rsid w:val="00222118"/>
    <w:rsid w:val="00222270"/>
    <w:rsid w:val="00222F56"/>
    <w:rsid w:val="002239D7"/>
    <w:rsid w:val="00225A02"/>
    <w:rsid w:val="0022771C"/>
    <w:rsid w:val="00227F1B"/>
    <w:rsid w:val="0023001B"/>
    <w:rsid w:val="002300D6"/>
    <w:rsid w:val="0023086B"/>
    <w:rsid w:val="00230ED9"/>
    <w:rsid w:val="0023222C"/>
    <w:rsid w:val="00234486"/>
    <w:rsid w:val="00234A93"/>
    <w:rsid w:val="00235BB9"/>
    <w:rsid w:val="00236492"/>
    <w:rsid w:val="0023650F"/>
    <w:rsid w:val="00241B60"/>
    <w:rsid w:val="002426BC"/>
    <w:rsid w:val="002426E0"/>
    <w:rsid w:val="00244909"/>
    <w:rsid w:val="00245B19"/>
    <w:rsid w:val="00245D67"/>
    <w:rsid w:val="0024610B"/>
    <w:rsid w:val="00246611"/>
    <w:rsid w:val="002504A9"/>
    <w:rsid w:val="00251B43"/>
    <w:rsid w:val="00251C98"/>
    <w:rsid w:val="00251CFC"/>
    <w:rsid w:val="00251F25"/>
    <w:rsid w:val="00252257"/>
    <w:rsid w:val="002525F3"/>
    <w:rsid w:val="00252841"/>
    <w:rsid w:val="00252984"/>
    <w:rsid w:val="00254725"/>
    <w:rsid w:val="00254A86"/>
    <w:rsid w:val="00255A82"/>
    <w:rsid w:val="00256BFA"/>
    <w:rsid w:val="00256F00"/>
    <w:rsid w:val="002575D6"/>
    <w:rsid w:val="002579E2"/>
    <w:rsid w:val="00260F47"/>
    <w:rsid w:val="00263C91"/>
    <w:rsid w:val="00263D25"/>
    <w:rsid w:val="00265894"/>
    <w:rsid w:val="002668FF"/>
    <w:rsid w:val="00270D89"/>
    <w:rsid w:val="00270FCD"/>
    <w:rsid w:val="00273B57"/>
    <w:rsid w:val="00274B51"/>
    <w:rsid w:val="00276880"/>
    <w:rsid w:val="00276C59"/>
    <w:rsid w:val="00277038"/>
    <w:rsid w:val="00280092"/>
    <w:rsid w:val="00280875"/>
    <w:rsid w:val="002811BD"/>
    <w:rsid w:val="00281AC7"/>
    <w:rsid w:val="00281E5E"/>
    <w:rsid w:val="00283DAA"/>
    <w:rsid w:val="00285A0D"/>
    <w:rsid w:val="002860D5"/>
    <w:rsid w:val="00290FAA"/>
    <w:rsid w:val="00291376"/>
    <w:rsid w:val="0029355D"/>
    <w:rsid w:val="00296A1A"/>
    <w:rsid w:val="0029742F"/>
    <w:rsid w:val="002A25F7"/>
    <w:rsid w:val="002A2CB2"/>
    <w:rsid w:val="002A3692"/>
    <w:rsid w:val="002A4320"/>
    <w:rsid w:val="002A4396"/>
    <w:rsid w:val="002A49B3"/>
    <w:rsid w:val="002A5D77"/>
    <w:rsid w:val="002A6B98"/>
    <w:rsid w:val="002B0D6B"/>
    <w:rsid w:val="002B19CF"/>
    <w:rsid w:val="002B435F"/>
    <w:rsid w:val="002B4711"/>
    <w:rsid w:val="002B4D5B"/>
    <w:rsid w:val="002B5B13"/>
    <w:rsid w:val="002B795D"/>
    <w:rsid w:val="002C000A"/>
    <w:rsid w:val="002C16C0"/>
    <w:rsid w:val="002C2B88"/>
    <w:rsid w:val="002C3C6C"/>
    <w:rsid w:val="002C4037"/>
    <w:rsid w:val="002C41EC"/>
    <w:rsid w:val="002C43A0"/>
    <w:rsid w:val="002C46F9"/>
    <w:rsid w:val="002C4BA8"/>
    <w:rsid w:val="002C5277"/>
    <w:rsid w:val="002D1748"/>
    <w:rsid w:val="002D1E22"/>
    <w:rsid w:val="002D2F17"/>
    <w:rsid w:val="002E0B3C"/>
    <w:rsid w:val="002E0D7D"/>
    <w:rsid w:val="002E1327"/>
    <w:rsid w:val="002E16D7"/>
    <w:rsid w:val="002E1B61"/>
    <w:rsid w:val="002E1FA1"/>
    <w:rsid w:val="002E53FB"/>
    <w:rsid w:val="002E5E3D"/>
    <w:rsid w:val="002E746B"/>
    <w:rsid w:val="002F1F27"/>
    <w:rsid w:val="002F3ABD"/>
    <w:rsid w:val="002F4091"/>
    <w:rsid w:val="002F6CBC"/>
    <w:rsid w:val="002F775E"/>
    <w:rsid w:val="00300065"/>
    <w:rsid w:val="00300CFF"/>
    <w:rsid w:val="003013F8"/>
    <w:rsid w:val="003029E6"/>
    <w:rsid w:val="00303613"/>
    <w:rsid w:val="00304A70"/>
    <w:rsid w:val="00305573"/>
    <w:rsid w:val="00306188"/>
    <w:rsid w:val="00306703"/>
    <w:rsid w:val="00307B88"/>
    <w:rsid w:val="00312E67"/>
    <w:rsid w:val="00312EC3"/>
    <w:rsid w:val="00313CB6"/>
    <w:rsid w:val="00313D49"/>
    <w:rsid w:val="003153C2"/>
    <w:rsid w:val="003157E0"/>
    <w:rsid w:val="00315DAA"/>
    <w:rsid w:val="00316F62"/>
    <w:rsid w:val="0031706B"/>
    <w:rsid w:val="00317D0E"/>
    <w:rsid w:val="003211C2"/>
    <w:rsid w:val="00321BA2"/>
    <w:rsid w:val="00322265"/>
    <w:rsid w:val="003229F5"/>
    <w:rsid w:val="00322C4F"/>
    <w:rsid w:val="00323379"/>
    <w:rsid w:val="00324B65"/>
    <w:rsid w:val="0032517A"/>
    <w:rsid w:val="00326675"/>
    <w:rsid w:val="003273E9"/>
    <w:rsid w:val="00327904"/>
    <w:rsid w:val="00330D3A"/>
    <w:rsid w:val="00331145"/>
    <w:rsid w:val="00331551"/>
    <w:rsid w:val="00332990"/>
    <w:rsid w:val="0033352A"/>
    <w:rsid w:val="003338F5"/>
    <w:rsid w:val="00333FBC"/>
    <w:rsid w:val="003345D4"/>
    <w:rsid w:val="00337625"/>
    <w:rsid w:val="0033794C"/>
    <w:rsid w:val="0034052C"/>
    <w:rsid w:val="003409B0"/>
    <w:rsid w:val="0034155F"/>
    <w:rsid w:val="003423D4"/>
    <w:rsid w:val="00342582"/>
    <w:rsid w:val="00342BD3"/>
    <w:rsid w:val="00342DC2"/>
    <w:rsid w:val="003464BC"/>
    <w:rsid w:val="00346E9F"/>
    <w:rsid w:val="00347A4E"/>
    <w:rsid w:val="0035047D"/>
    <w:rsid w:val="00350573"/>
    <w:rsid w:val="00351384"/>
    <w:rsid w:val="003525FA"/>
    <w:rsid w:val="00352885"/>
    <w:rsid w:val="003559FE"/>
    <w:rsid w:val="003561DF"/>
    <w:rsid w:val="003562A1"/>
    <w:rsid w:val="00356760"/>
    <w:rsid w:val="00357A35"/>
    <w:rsid w:val="003603C4"/>
    <w:rsid w:val="00360E9D"/>
    <w:rsid w:val="00361098"/>
    <w:rsid w:val="0036343C"/>
    <w:rsid w:val="0036497A"/>
    <w:rsid w:val="00364AB9"/>
    <w:rsid w:val="003654A4"/>
    <w:rsid w:val="00365CA1"/>
    <w:rsid w:val="00370D9F"/>
    <w:rsid w:val="00371B58"/>
    <w:rsid w:val="00371F01"/>
    <w:rsid w:val="0037383E"/>
    <w:rsid w:val="00375361"/>
    <w:rsid w:val="00376F8F"/>
    <w:rsid w:val="003776F1"/>
    <w:rsid w:val="00377987"/>
    <w:rsid w:val="00380FD9"/>
    <w:rsid w:val="0038218B"/>
    <w:rsid w:val="00382F1F"/>
    <w:rsid w:val="00384BE3"/>
    <w:rsid w:val="00386516"/>
    <w:rsid w:val="003867A2"/>
    <w:rsid w:val="00386844"/>
    <w:rsid w:val="00387816"/>
    <w:rsid w:val="00387F3E"/>
    <w:rsid w:val="00391BC4"/>
    <w:rsid w:val="00393F49"/>
    <w:rsid w:val="0039524F"/>
    <w:rsid w:val="003959A3"/>
    <w:rsid w:val="00396728"/>
    <w:rsid w:val="003A0806"/>
    <w:rsid w:val="003A16A1"/>
    <w:rsid w:val="003A181C"/>
    <w:rsid w:val="003A1B16"/>
    <w:rsid w:val="003A1C03"/>
    <w:rsid w:val="003A2D09"/>
    <w:rsid w:val="003A4F8E"/>
    <w:rsid w:val="003A5E71"/>
    <w:rsid w:val="003A6857"/>
    <w:rsid w:val="003A6D06"/>
    <w:rsid w:val="003B3340"/>
    <w:rsid w:val="003B3D53"/>
    <w:rsid w:val="003B494C"/>
    <w:rsid w:val="003B4CC3"/>
    <w:rsid w:val="003B59F2"/>
    <w:rsid w:val="003B5D62"/>
    <w:rsid w:val="003B5F55"/>
    <w:rsid w:val="003B658C"/>
    <w:rsid w:val="003B6A6D"/>
    <w:rsid w:val="003C1F26"/>
    <w:rsid w:val="003C3BEC"/>
    <w:rsid w:val="003C7536"/>
    <w:rsid w:val="003C7763"/>
    <w:rsid w:val="003D1531"/>
    <w:rsid w:val="003D2C52"/>
    <w:rsid w:val="003D32D3"/>
    <w:rsid w:val="003D468C"/>
    <w:rsid w:val="003D4755"/>
    <w:rsid w:val="003D5897"/>
    <w:rsid w:val="003D5DF7"/>
    <w:rsid w:val="003D6CDD"/>
    <w:rsid w:val="003E0888"/>
    <w:rsid w:val="003E1880"/>
    <w:rsid w:val="003E2109"/>
    <w:rsid w:val="003E396D"/>
    <w:rsid w:val="003E6957"/>
    <w:rsid w:val="003E70FC"/>
    <w:rsid w:val="003F380B"/>
    <w:rsid w:val="003F3950"/>
    <w:rsid w:val="003F39FD"/>
    <w:rsid w:val="003F3EC9"/>
    <w:rsid w:val="003F47D3"/>
    <w:rsid w:val="003F4AF4"/>
    <w:rsid w:val="003F5617"/>
    <w:rsid w:val="003F6EAA"/>
    <w:rsid w:val="003F73E3"/>
    <w:rsid w:val="00400DA6"/>
    <w:rsid w:val="004021C9"/>
    <w:rsid w:val="00404353"/>
    <w:rsid w:val="00405450"/>
    <w:rsid w:val="004055F3"/>
    <w:rsid w:val="00405A9F"/>
    <w:rsid w:val="00405AAD"/>
    <w:rsid w:val="00406269"/>
    <w:rsid w:val="00406A4D"/>
    <w:rsid w:val="00406D13"/>
    <w:rsid w:val="00407B26"/>
    <w:rsid w:val="0041057F"/>
    <w:rsid w:val="00410FAB"/>
    <w:rsid w:val="00412DE1"/>
    <w:rsid w:val="00413124"/>
    <w:rsid w:val="0041346A"/>
    <w:rsid w:val="004139BA"/>
    <w:rsid w:val="00414D6C"/>
    <w:rsid w:val="004165CF"/>
    <w:rsid w:val="00416738"/>
    <w:rsid w:val="00416895"/>
    <w:rsid w:val="0042059E"/>
    <w:rsid w:val="004205C7"/>
    <w:rsid w:val="00421699"/>
    <w:rsid w:val="004219C5"/>
    <w:rsid w:val="00423248"/>
    <w:rsid w:val="004256B0"/>
    <w:rsid w:val="00425DCF"/>
    <w:rsid w:val="00426C34"/>
    <w:rsid w:val="00427D4F"/>
    <w:rsid w:val="004317F2"/>
    <w:rsid w:val="004337AB"/>
    <w:rsid w:val="004355CF"/>
    <w:rsid w:val="00435D85"/>
    <w:rsid w:val="00437FE2"/>
    <w:rsid w:val="00440CF5"/>
    <w:rsid w:val="00440F34"/>
    <w:rsid w:val="00441669"/>
    <w:rsid w:val="00442E28"/>
    <w:rsid w:val="004442BF"/>
    <w:rsid w:val="00444921"/>
    <w:rsid w:val="00444E93"/>
    <w:rsid w:val="0044580A"/>
    <w:rsid w:val="0044694B"/>
    <w:rsid w:val="00447139"/>
    <w:rsid w:val="00447165"/>
    <w:rsid w:val="0044726E"/>
    <w:rsid w:val="00453A7C"/>
    <w:rsid w:val="0045542C"/>
    <w:rsid w:val="004557FE"/>
    <w:rsid w:val="00455849"/>
    <w:rsid w:val="004561F9"/>
    <w:rsid w:val="0045784B"/>
    <w:rsid w:val="00460D95"/>
    <w:rsid w:val="00461248"/>
    <w:rsid w:val="00461B1E"/>
    <w:rsid w:val="004632E2"/>
    <w:rsid w:val="0046344D"/>
    <w:rsid w:val="0046635E"/>
    <w:rsid w:val="004667AD"/>
    <w:rsid w:val="00466CAC"/>
    <w:rsid w:val="00467334"/>
    <w:rsid w:val="00470554"/>
    <w:rsid w:val="00472123"/>
    <w:rsid w:val="00472F41"/>
    <w:rsid w:val="0047329B"/>
    <w:rsid w:val="00473442"/>
    <w:rsid w:val="00473914"/>
    <w:rsid w:val="00474C1A"/>
    <w:rsid w:val="00476246"/>
    <w:rsid w:val="004779C1"/>
    <w:rsid w:val="00477C9F"/>
    <w:rsid w:val="00480712"/>
    <w:rsid w:val="0048240B"/>
    <w:rsid w:val="0048344D"/>
    <w:rsid w:val="00486F36"/>
    <w:rsid w:val="004904A0"/>
    <w:rsid w:val="00491224"/>
    <w:rsid w:val="00492048"/>
    <w:rsid w:val="00492351"/>
    <w:rsid w:val="004953D7"/>
    <w:rsid w:val="00495ED3"/>
    <w:rsid w:val="00495F43"/>
    <w:rsid w:val="004A02B4"/>
    <w:rsid w:val="004A0800"/>
    <w:rsid w:val="004A08BA"/>
    <w:rsid w:val="004A283F"/>
    <w:rsid w:val="004A2881"/>
    <w:rsid w:val="004A3DA8"/>
    <w:rsid w:val="004A3DAA"/>
    <w:rsid w:val="004A4175"/>
    <w:rsid w:val="004A4C82"/>
    <w:rsid w:val="004A5DA3"/>
    <w:rsid w:val="004A6E24"/>
    <w:rsid w:val="004A6EB3"/>
    <w:rsid w:val="004B08CB"/>
    <w:rsid w:val="004B19D1"/>
    <w:rsid w:val="004B1AAD"/>
    <w:rsid w:val="004B38A8"/>
    <w:rsid w:val="004B5150"/>
    <w:rsid w:val="004B52D0"/>
    <w:rsid w:val="004B5A4E"/>
    <w:rsid w:val="004B5FB8"/>
    <w:rsid w:val="004B6D36"/>
    <w:rsid w:val="004C02E1"/>
    <w:rsid w:val="004C04DD"/>
    <w:rsid w:val="004C2938"/>
    <w:rsid w:val="004C307D"/>
    <w:rsid w:val="004C3574"/>
    <w:rsid w:val="004C40D9"/>
    <w:rsid w:val="004C41D3"/>
    <w:rsid w:val="004C6364"/>
    <w:rsid w:val="004C71C4"/>
    <w:rsid w:val="004C732D"/>
    <w:rsid w:val="004C73DE"/>
    <w:rsid w:val="004D006E"/>
    <w:rsid w:val="004D0634"/>
    <w:rsid w:val="004D10DB"/>
    <w:rsid w:val="004D1441"/>
    <w:rsid w:val="004D425B"/>
    <w:rsid w:val="004D4C34"/>
    <w:rsid w:val="004D6B52"/>
    <w:rsid w:val="004D6DF3"/>
    <w:rsid w:val="004E0083"/>
    <w:rsid w:val="004E092B"/>
    <w:rsid w:val="004E0D00"/>
    <w:rsid w:val="004E0E99"/>
    <w:rsid w:val="004E111A"/>
    <w:rsid w:val="004E3517"/>
    <w:rsid w:val="004E49E8"/>
    <w:rsid w:val="004E4D91"/>
    <w:rsid w:val="004E53AF"/>
    <w:rsid w:val="004E572F"/>
    <w:rsid w:val="004E5B8D"/>
    <w:rsid w:val="004E6452"/>
    <w:rsid w:val="004E6A40"/>
    <w:rsid w:val="004E7611"/>
    <w:rsid w:val="004F0517"/>
    <w:rsid w:val="004F1072"/>
    <w:rsid w:val="004F3C42"/>
    <w:rsid w:val="004F3D7C"/>
    <w:rsid w:val="004F4009"/>
    <w:rsid w:val="004F569C"/>
    <w:rsid w:val="004F6DE7"/>
    <w:rsid w:val="004F6E0A"/>
    <w:rsid w:val="004F7355"/>
    <w:rsid w:val="004F75AD"/>
    <w:rsid w:val="004F7A14"/>
    <w:rsid w:val="00500FD3"/>
    <w:rsid w:val="005019FD"/>
    <w:rsid w:val="00501C56"/>
    <w:rsid w:val="00503502"/>
    <w:rsid w:val="00503589"/>
    <w:rsid w:val="00503AEB"/>
    <w:rsid w:val="0050419A"/>
    <w:rsid w:val="005141CF"/>
    <w:rsid w:val="005146AB"/>
    <w:rsid w:val="0051543C"/>
    <w:rsid w:val="00515FF9"/>
    <w:rsid w:val="00516BF7"/>
    <w:rsid w:val="00516F90"/>
    <w:rsid w:val="00522539"/>
    <w:rsid w:val="00522BD3"/>
    <w:rsid w:val="005230BE"/>
    <w:rsid w:val="0052425B"/>
    <w:rsid w:val="00524898"/>
    <w:rsid w:val="00525597"/>
    <w:rsid w:val="0052640C"/>
    <w:rsid w:val="005275AA"/>
    <w:rsid w:val="0052784D"/>
    <w:rsid w:val="00530E17"/>
    <w:rsid w:val="00530E73"/>
    <w:rsid w:val="005319F8"/>
    <w:rsid w:val="0053251E"/>
    <w:rsid w:val="00533591"/>
    <w:rsid w:val="00535B51"/>
    <w:rsid w:val="00536E00"/>
    <w:rsid w:val="00536ED2"/>
    <w:rsid w:val="0053755E"/>
    <w:rsid w:val="005377F2"/>
    <w:rsid w:val="005418CE"/>
    <w:rsid w:val="0054219B"/>
    <w:rsid w:val="005421AF"/>
    <w:rsid w:val="005426AB"/>
    <w:rsid w:val="0054327E"/>
    <w:rsid w:val="005463BA"/>
    <w:rsid w:val="00546874"/>
    <w:rsid w:val="00547CC8"/>
    <w:rsid w:val="00547F17"/>
    <w:rsid w:val="00551347"/>
    <w:rsid w:val="00551789"/>
    <w:rsid w:val="00552AC9"/>
    <w:rsid w:val="00553144"/>
    <w:rsid w:val="005558A9"/>
    <w:rsid w:val="00556A9C"/>
    <w:rsid w:val="005571AC"/>
    <w:rsid w:val="00557CC5"/>
    <w:rsid w:val="0056013C"/>
    <w:rsid w:val="00561DEF"/>
    <w:rsid w:val="005631B7"/>
    <w:rsid w:val="00564241"/>
    <w:rsid w:val="00564807"/>
    <w:rsid w:val="00567CDE"/>
    <w:rsid w:val="005704B6"/>
    <w:rsid w:val="00571B80"/>
    <w:rsid w:val="005732B8"/>
    <w:rsid w:val="00584052"/>
    <w:rsid w:val="00585DF1"/>
    <w:rsid w:val="00586945"/>
    <w:rsid w:val="00587211"/>
    <w:rsid w:val="005915D2"/>
    <w:rsid w:val="005953ED"/>
    <w:rsid w:val="00597B37"/>
    <w:rsid w:val="005A08E3"/>
    <w:rsid w:val="005A0D91"/>
    <w:rsid w:val="005A196D"/>
    <w:rsid w:val="005A1CBC"/>
    <w:rsid w:val="005A1FF0"/>
    <w:rsid w:val="005A3639"/>
    <w:rsid w:val="005A3F49"/>
    <w:rsid w:val="005A4657"/>
    <w:rsid w:val="005A4D24"/>
    <w:rsid w:val="005A5E4B"/>
    <w:rsid w:val="005A61C1"/>
    <w:rsid w:val="005A7141"/>
    <w:rsid w:val="005A72C8"/>
    <w:rsid w:val="005A769D"/>
    <w:rsid w:val="005A7800"/>
    <w:rsid w:val="005B0354"/>
    <w:rsid w:val="005B0DBA"/>
    <w:rsid w:val="005B266D"/>
    <w:rsid w:val="005B2A6C"/>
    <w:rsid w:val="005B5BBA"/>
    <w:rsid w:val="005B6A5E"/>
    <w:rsid w:val="005C2D95"/>
    <w:rsid w:val="005C3939"/>
    <w:rsid w:val="005C3CB8"/>
    <w:rsid w:val="005C4F21"/>
    <w:rsid w:val="005C5045"/>
    <w:rsid w:val="005C5456"/>
    <w:rsid w:val="005C5991"/>
    <w:rsid w:val="005C6D22"/>
    <w:rsid w:val="005C7B7B"/>
    <w:rsid w:val="005C7DB3"/>
    <w:rsid w:val="005D2A6A"/>
    <w:rsid w:val="005D2AE2"/>
    <w:rsid w:val="005D2E89"/>
    <w:rsid w:val="005D3405"/>
    <w:rsid w:val="005D3506"/>
    <w:rsid w:val="005D4E55"/>
    <w:rsid w:val="005D5667"/>
    <w:rsid w:val="005D60C9"/>
    <w:rsid w:val="005E04C8"/>
    <w:rsid w:val="005E0581"/>
    <w:rsid w:val="005E3D2A"/>
    <w:rsid w:val="005E688B"/>
    <w:rsid w:val="005E7558"/>
    <w:rsid w:val="005E79E2"/>
    <w:rsid w:val="005F0147"/>
    <w:rsid w:val="005F218E"/>
    <w:rsid w:val="005F2C8A"/>
    <w:rsid w:val="005F2D1F"/>
    <w:rsid w:val="006037D0"/>
    <w:rsid w:val="00604850"/>
    <w:rsid w:val="00604AAF"/>
    <w:rsid w:val="00604BBB"/>
    <w:rsid w:val="00605CDD"/>
    <w:rsid w:val="006062D1"/>
    <w:rsid w:val="006114B8"/>
    <w:rsid w:val="00612223"/>
    <w:rsid w:val="00613E34"/>
    <w:rsid w:val="00613EAD"/>
    <w:rsid w:val="00614131"/>
    <w:rsid w:val="006152B0"/>
    <w:rsid w:val="00617B4E"/>
    <w:rsid w:val="00617DA2"/>
    <w:rsid w:val="00617FC8"/>
    <w:rsid w:val="0062092F"/>
    <w:rsid w:val="00622717"/>
    <w:rsid w:val="00622ED7"/>
    <w:rsid w:val="0062463E"/>
    <w:rsid w:val="006303B3"/>
    <w:rsid w:val="006304CA"/>
    <w:rsid w:val="0063153A"/>
    <w:rsid w:val="00632020"/>
    <w:rsid w:val="00633F0C"/>
    <w:rsid w:val="0063408F"/>
    <w:rsid w:val="00636FD6"/>
    <w:rsid w:val="00640E77"/>
    <w:rsid w:val="00641C40"/>
    <w:rsid w:val="00641E0E"/>
    <w:rsid w:val="00642D32"/>
    <w:rsid w:val="00643094"/>
    <w:rsid w:val="00643853"/>
    <w:rsid w:val="006529EB"/>
    <w:rsid w:val="006536B6"/>
    <w:rsid w:val="00655E35"/>
    <w:rsid w:val="00655E8D"/>
    <w:rsid w:val="0065711E"/>
    <w:rsid w:val="00657582"/>
    <w:rsid w:val="006579F2"/>
    <w:rsid w:val="0066057D"/>
    <w:rsid w:val="00661019"/>
    <w:rsid w:val="0066135E"/>
    <w:rsid w:val="00661AF4"/>
    <w:rsid w:val="00661C09"/>
    <w:rsid w:val="00662A3C"/>
    <w:rsid w:val="00663698"/>
    <w:rsid w:val="00664DAA"/>
    <w:rsid w:val="00666A7E"/>
    <w:rsid w:val="00667602"/>
    <w:rsid w:val="00667DC4"/>
    <w:rsid w:val="006705BB"/>
    <w:rsid w:val="00672D0F"/>
    <w:rsid w:val="006750C1"/>
    <w:rsid w:val="00676B4A"/>
    <w:rsid w:val="00680566"/>
    <w:rsid w:val="00680FF7"/>
    <w:rsid w:val="006815DF"/>
    <w:rsid w:val="006818A6"/>
    <w:rsid w:val="00681926"/>
    <w:rsid w:val="00682206"/>
    <w:rsid w:val="00682D0B"/>
    <w:rsid w:val="006858AF"/>
    <w:rsid w:val="00686083"/>
    <w:rsid w:val="00686369"/>
    <w:rsid w:val="006905CF"/>
    <w:rsid w:val="0069129B"/>
    <w:rsid w:val="006940F3"/>
    <w:rsid w:val="00696294"/>
    <w:rsid w:val="0069665D"/>
    <w:rsid w:val="00697C7A"/>
    <w:rsid w:val="00697E0A"/>
    <w:rsid w:val="006A0F77"/>
    <w:rsid w:val="006A1469"/>
    <w:rsid w:val="006A210D"/>
    <w:rsid w:val="006A3407"/>
    <w:rsid w:val="006A4A70"/>
    <w:rsid w:val="006A50ED"/>
    <w:rsid w:val="006A52FA"/>
    <w:rsid w:val="006A7146"/>
    <w:rsid w:val="006B10BB"/>
    <w:rsid w:val="006B1413"/>
    <w:rsid w:val="006B1F69"/>
    <w:rsid w:val="006B2D67"/>
    <w:rsid w:val="006B3FE0"/>
    <w:rsid w:val="006B441B"/>
    <w:rsid w:val="006B45A3"/>
    <w:rsid w:val="006B50E3"/>
    <w:rsid w:val="006B5DC3"/>
    <w:rsid w:val="006B6038"/>
    <w:rsid w:val="006B607B"/>
    <w:rsid w:val="006C07BE"/>
    <w:rsid w:val="006C0B35"/>
    <w:rsid w:val="006C0E97"/>
    <w:rsid w:val="006C36FE"/>
    <w:rsid w:val="006C3B1D"/>
    <w:rsid w:val="006C3C6F"/>
    <w:rsid w:val="006C3EC6"/>
    <w:rsid w:val="006C4C51"/>
    <w:rsid w:val="006C4EA1"/>
    <w:rsid w:val="006C5F89"/>
    <w:rsid w:val="006C6B66"/>
    <w:rsid w:val="006C7B97"/>
    <w:rsid w:val="006D0CEE"/>
    <w:rsid w:val="006D0E98"/>
    <w:rsid w:val="006D347B"/>
    <w:rsid w:val="006D4F84"/>
    <w:rsid w:val="006D5B30"/>
    <w:rsid w:val="006D5BF9"/>
    <w:rsid w:val="006D5C76"/>
    <w:rsid w:val="006D74B2"/>
    <w:rsid w:val="006D7DE0"/>
    <w:rsid w:val="006D7E95"/>
    <w:rsid w:val="006E088C"/>
    <w:rsid w:val="006E2563"/>
    <w:rsid w:val="006E2B67"/>
    <w:rsid w:val="006E306E"/>
    <w:rsid w:val="006E35C2"/>
    <w:rsid w:val="006E52C8"/>
    <w:rsid w:val="006E6743"/>
    <w:rsid w:val="006E6E29"/>
    <w:rsid w:val="006F0BC4"/>
    <w:rsid w:val="006F2857"/>
    <w:rsid w:val="006F2CD2"/>
    <w:rsid w:val="006F4DD8"/>
    <w:rsid w:val="006F78CB"/>
    <w:rsid w:val="00702D28"/>
    <w:rsid w:val="00703551"/>
    <w:rsid w:val="00703965"/>
    <w:rsid w:val="00703FAD"/>
    <w:rsid w:val="007047B4"/>
    <w:rsid w:val="007050D3"/>
    <w:rsid w:val="00706B41"/>
    <w:rsid w:val="00711335"/>
    <w:rsid w:val="00711B3E"/>
    <w:rsid w:val="007128F6"/>
    <w:rsid w:val="00712B27"/>
    <w:rsid w:val="00712F2D"/>
    <w:rsid w:val="007132C1"/>
    <w:rsid w:val="00714BA5"/>
    <w:rsid w:val="0071666F"/>
    <w:rsid w:val="00716818"/>
    <w:rsid w:val="007175E4"/>
    <w:rsid w:val="0072164F"/>
    <w:rsid w:val="00721A99"/>
    <w:rsid w:val="00721B0E"/>
    <w:rsid w:val="00722A05"/>
    <w:rsid w:val="00724513"/>
    <w:rsid w:val="007253AC"/>
    <w:rsid w:val="00725916"/>
    <w:rsid w:val="007273BF"/>
    <w:rsid w:val="007274B4"/>
    <w:rsid w:val="007305B8"/>
    <w:rsid w:val="00730AE4"/>
    <w:rsid w:val="00730BAB"/>
    <w:rsid w:val="00731580"/>
    <w:rsid w:val="007319CB"/>
    <w:rsid w:val="00731E14"/>
    <w:rsid w:val="007331B4"/>
    <w:rsid w:val="0073394E"/>
    <w:rsid w:val="00734370"/>
    <w:rsid w:val="00737C49"/>
    <w:rsid w:val="0074014C"/>
    <w:rsid w:val="007401D3"/>
    <w:rsid w:val="0074098F"/>
    <w:rsid w:val="00743309"/>
    <w:rsid w:val="007434E0"/>
    <w:rsid w:val="0074402C"/>
    <w:rsid w:val="0074574B"/>
    <w:rsid w:val="00746043"/>
    <w:rsid w:val="007469BF"/>
    <w:rsid w:val="0075060A"/>
    <w:rsid w:val="00750BC9"/>
    <w:rsid w:val="00752491"/>
    <w:rsid w:val="00754DE9"/>
    <w:rsid w:val="007550B0"/>
    <w:rsid w:val="00755130"/>
    <w:rsid w:val="007577D5"/>
    <w:rsid w:val="00757A39"/>
    <w:rsid w:val="00757E6E"/>
    <w:rsid w:val="007600F5"/>
    <w:rsid w:val="00761DA5"/>
    <w:rsid w:val="0076281D"/>
    <w:rsid w:val="00764A34"/>
    <w:rsid w:val="00765170"/>
    <w:rsid w:val="007663B1"/>
    <w:rsid w:val="00766572"/>
    <w:rsid w:val="0076738F"/>
    <w:rsid w:val="00770CE0"/>
    <w:rsid w:val="00770EE4"/>
    <w:rsid w:val="007711CD"/>
    <w:rsid w:val="007713A1"/>
    <w:rsid w:val="00771F67"/>
    <w:rsid w:val="00772029"/>
    <w:rsid w:val="0077303A"/>
    <w:rsid w:val="00774527"/>
    <w:rsid w:val="0077455E"/>
    <w:rsid w:val="00775161"/>
    <w:rsid w:val="0077625D"/>
    <w:rsid w:val="00776391"/>
    <w:rsid w:val="00777117"/>
    <w:rsid w:val="00780547"/>
    <w:rsid w:val="00780FF4"/>
    <w:rsid w:val="007814E9"/>
    <w:rsid w:val="00781521"/>
    <w:rsid w:val="007815EB"/>
    <w:rsid w:val="00781688"/>
    <w:rsid w:val="00782B2D"/>
    <w:rsid w:val="00782D9A"/>
    <w:rsid w:val="00786324"/>
    <w:rsid w:val="0079000F"/>
    <w:rsid w:val="007908CF"/>
    <w:rsid w:val="00790E97"/>
    <w:rsid w:val="00791098"/>
    <w:rsid w:val="0079370E"/>
    <w:rsid w:val="00795020"/>
    <w:rsid w:val="007958EE"/>
    <w:rsid w:val="007A04B4"/>
    <w:rsid w:val="007A0604"/>
    <w:rsid w:val="007A37F2"/>
    <w:rsid w:val="007A4D0F"/>
    <w:rsid w:val="007B1327"/>
    <w:rsid w:val="007B1B7C"/>
    <w:rsid w:val="007B48E5"/>
    <w:rsid w:val="007B4988"/>
    <w:rsid w:val="007B5A5E"/>
    <w:rsid w:val="007B5A63"/>
    <w:rsid w:val="007B5C71"/>
    <w:rsid w:val="007B68E5"/>
    <w:rsid w:val="007B719F"/>
    <w:rsid w:val="007B7653"/>
    <w:rsid w:val="007B78E8"/>
    <w:rsid w:val="007B7E76"/>
    <w:rsid w:val="007C0F4D"/>
    <w:rsid w:val="007C176B"/>
    <w:rsid w:val="007C18FE"/>
    <w:rsid w:val="007C397D"/>
    <w:rsid w:val="007C49C9"/>
    <w:rsid w:val="007C5512"/>
    <w:rsid w:val="007C5AF2"/>
    <w:rsid w:val="007D0129"/>
    <w:rsid w:val="007D3184"/>
    <w:rsid w:val="007D3554"/>
    <w:rsid w:val="007D4983"/>
    <w:rsid w:val="007D5E92"/>
    <w:rsid w:val="007E1619"/>
    <w:rsid w:val="007E1A64"/>
    <w:rsid w:val="007E1E30"/>
    <w:rsid w:val="007E2939"/>
    <w:rsid w:val="007E2A5F"/>
    <w:rsid w:val="007E3667"/>
    <w:rsid w:val="007E731B"/>
    <w:rsid w:val="007F07E9"/>
    <w:rsid w:val="007F1692"/>
    <w:rsid w:val="007F5186"/>
    <w:rsid w:val="007F5204"/>
    <w:rsid w:val="007F5574"/>
    <w:rsid w:val="007F6DDD"/>
    <w:rsid w:val="007F7D9B"/>
    <w:rsid w:val="00801608"/>
    <w:rsid w:val="00802A72"/>
    <w:rsid w:val="00803433"/>
    <w:rsid w:val="00806D2E"/>
    <w:rsid w:val="00811515"/>
    <w:rsid w:val="008119B9"/>
    <w:rsid w:val="008126BE"/>
    <w:rsid w:val="00813372"/>
    <w:rsid w:val="008133B8"/>
    <w:rsid w:val="0081379B"/>
    <w:rsid w:val="00815E00"/>
    <w:rsid w:val="00817826"/>
    <w:rsid w:val="00817E2C"/>
    <w:rsid w:val="00820053"/>
    <w:rsid w:val="00822718"/>
    <w:rsid w:val="00823A7B"/>
    <w:rsid w:val="00824E4D"/>
    <w:rsid w:val="0082570B"/>
    <w:rsid w:val="0082574F"/>
    <w:rsid w:val="00825B25"/>
    <w:rsid w:val="00825F89"/>
    <w:rsid w:val="00826E4E"/>
    <w:rsid w:val="00826EAA"/>
    <w:rsid w:val="00826F58"/>
    <w:rsid w:val="00830B6F"/>
    <w:rsid w:val="00831462"/>
    <w:rsid w:val="00832093"/>
    <w:rsid w:val="00832276"/>
    <w:rsid w:val="00832673"/>
    <w:rsid w:val="00833F2E"/>
    <w:rsid w:val="00836B6D"/>
    <w:rsid w:val="0084029A"/>
    <w:rsid w:val="00841E82"/>
    <w:rsid w:val="008437E5"/>
    <w:rsid w:val="00843881"/>
    <w:rsid w:val="00843C01"/>
    <w:rsid w:val="008453FC"/>
    <w:rsid w:val="00846049"/>
    <w:rsid w:val="00847CAD"/>
    <w:rsid w:val="00850D55"/>
    <w:rsid w:val="008521AD"/>
    <w:rsid w:val="0085266C"/>
    <w:rsid w:val="00852B8A"/>
    <w:rsid w:val="00853B22"/>
    <w:rsid w:val="00854276"/>
    <w:rsid w:val="00855DE7"/>
    <w:rsid w:val="00856644"/>
    <w:rsid w:val="008604AC"/>
    <w:rsid w:val="008607A3"/>
    <w:rsid w:val="00861106"/>
    <w:rsid w:val="008611D5"/>
    <w:rsid w:val="00861C31"/>
    <w:rsid w:val="0086299C"/>
    <w:rsid w:val="00862C0D"/>
    <w:rsid w:val="00863A7E"/>
    <w:rsid w:val="008649BB"/>
    <w:rsid w:val="00864D36"/>
    <w:rsid w:val="00864E69"/>
    <w:rsid w:val="00865970"/>
    <w:rsid w:val="00865D6A"/>
    <w:rsid w:val="00870AFF"/>
    <w:rsid w:val="008740DA"/>
    <w:rsid w:val="00874B6F"/>
    <w:rsid w:val="00875318"/>
    <w:rsid w:val="0087588B"/>
    <w:rsid w:val="008762F9"/>
    <w:rsid w:val="00876367"/>
    <w:rsid w:val="00876D72"/>
    <w:rsid w:val="008803A1"/>
    <w:rsid w:val="00880A4B"/>
    <w:rsid w:val="008812E4"/>
    <w:rsid w:val="008816F3"/>
    <w:rsid w:val="00882CD2"/>
    <w:rsid w:val="00884087"/>
    <w:rsid w:val="00884431"/>
    <w:rsid w:val="00884601"/>
    <w:rsid w:val="00885D6C"/>
    <w:rsid w:val="0088628B"/>
    <w:rsid w:val="008913E1"/>
    <w:rsid w:val="00892931"/>
    <w:rsid w:val="00892EDB"/>
    <w:rsid w:val="00893A12"/>
    <w:rsid w:val="008951EA"/>
    <w:rsid w:val="00895D3F"/>
    <w:rsid w:val="00895DB7"/>
    <w:rsid w:val="00895FDE"/>
    <w:rsid w:val="00896455"/>
    <w:rsid w:val="00896E3B"/>
    <w:rsid w:val="008971D8"/>
    <w:rsid w:val="008A35AC"/>
    <w:rsid w:val="008A54A5"/>
    <w:rsid w:val="008A6636"/>
    <w:rsid w:val="008A68E9"/>
    <w:rsid w:val="008B07A4"/>
    <w:rsid w:val="008B0946"/>
    <w:rsid w:val="008B2524"/>
    <w:rsid w:val="008B6549"/>
    <w:rsid w:val="008B6E13"/>
    <w:rsid w:val="008B7B73"/>
    <w:rsid w:val="008B7F56"/>
    <w:rsid w:val="008C0748"/>
    <w:rsid w:val="008C3264"/>
    <w:rsid w:val="008C5228"/>
    <w:rsid w:val="008C5A04"/>
    <w:rsid w:val="008C65AE"/>
    <w:rsid w:val="008C7EBB"/>
    <w:rsid w:val="008D0D19"/>
    <w:rsid w:val="008D0F9C"/>
    <w:rsid w:val="008D2348"/>
    <w:rsid w:val="008D2DAE"/>
    <w:rsid w:val="008D33D8"/>
    <w:rsid w:val="008D51FF"/>
    <w:rsid w:val="008D5904"/>
    <w:rsid w:val="008D614F"/>
    <w:rsid w:val="008E1AEA"/>
    <w:rsid w:val="008E372E"/>
    <w:rsid w:val="008E3B47"/>
    <w:rsid w:val="008E3D2B"/>
    <w:rsid w:val="008E40A9"/>
    <w:rsid w:val="008E4429"/>
    <w:rsid w:val="008E703A"/>
    <w:rsid w:val="008E75CC"/>
    <w:rsid w:val="008F013E"/>
    <w:rsid w:val="008F0A77"/>
    <w:rsid w:val="008F1249"/>
    <w:rsid w:val="008F18CE"/>
    <w:rsid w:val="008F22C7"/>
    <w:rsid w:val="008F2B8E"/>
    <w:rsid w:val="008F3C6C"/>
    <w:rsid w:val="008F4D43"/>
    <w:rsid w:val="008F4E26"/>
    <w:rsid w:val="008F7C2A"/>
    <w:rsid w:val="0090010D"/>
    <w:rsid w:val="009004DB"/>
    <w:rsid w:val="009027DC"/>
    <w:rsid w:val="00904817"/>
    <w:rsid w:val="00905C72"/>
    <w:rsid w:val="00906115"/>
    <w:rsid w:val="00907DA0"/>
    <w:rsid w:val="00911A28"/>
    <w:rsid w:val="00913B4C"/>
    <w:rsid w:val="00914F66"/>
    <w:rsid w:val="0091778B"/>
    <w:rsid w:val="00920734"/>
    <w:rsid w:val="00921252"/>
    <w:rsid w:val="00921A05"/>
    <w:rsid w:val="009257D3"/>
    <w:rsid w:val="00925C6C"/>
    <w:rsid w:val="009267EC"/>
    <w:rsid w:val="00926B74"/>
    <w:rsid w:val="009303E3"/>
    <w:rsid w:val="00930A65"/>
    <w:rsid w:val="00931919"/>
    <w:rsid w:val="009360B9"/>
    <w:rsid w:val="0093610E"/>
    <w:rsid w:val="00944D21"/>
    <w:rsid w:val="009454CF"/>
    <w:rsid w:val="00945B0B"/>
    <w:rsid w:val="00946653"/>
    <w:rsid w:val="0094775A"/>
    <w:rsid w:val="00947857"/>
    <w:rsid w:val="009524C9"/>
    <w:rsid w:val="009524E4"/>
    <w:rsid w:val="00953BE2"/>
    <w:rsid w:val="00954D0F"/>
    <w:rsid w:val="009556DA"/>
    <w:rsid w:val="0096039B"/>
    <w:rsid w:val="00961CAD"/>
    <w:rsid w:val="00961D25"/>
    <w:rsid w:val="0096286B"/>
    <w:rsid w:val="009630A7"/>
    <w:rsid w:val="00963979"/>
    <w:rsid w:val="00966432"/>
    <w:rsid w:val="009672A9"/>
    <w:rsid w:val="00967452"/>
    <w:rsid w:val="0096795F"/>
    <w:rsid w:val="00970364"/>
    <w:rsid w:val="00973445"/>
    <w:rsid w:val="00974C24"/>
    <w:rsid w:val="00976933"/>
    <w:rsid w:val="00977EC4"/>
    <w:rsid w:val="009808B3"/>
    <w:rsid w:val="00981403"/>
    <w:rsid w:val="00983CDE"/>
    <w:rsid w:val="00984EBF"/>
    <w:rsid w:val="00990365"/>
    <w:rsid w:val="0099346A"/>
    <w:rsid w:val="00993BAC"/>
    <w:rsid w:val="00993C18"/>
    <w:rsid w:val="00994B80"/>
    <w:rsid w:val="00997403"/>
    <w:rsid w:val="00997BE7"/>
    <w:rsid w:val="009A005D"/>
    <w:rsid w:val="009A1610"/>
    <w:rsid w:val="009A26AB"/>
    <w:rsid w:val="009A289C"/>
    <w:rsid w:val="009A2A88"/>
    <w:rsid w:val="009A2EDF"/>
    <w:rsid w:val="009A4BA9"/>
    <w:rsid w:val="009A5FCC"/>
    <w:rsid w:val="009A6C17"/>
    <w:rsid w:val="009A78B6"/>
    <w:rsid w:val="009A7A1B"/>
    <w:rsid w:val="009B3236"/>
    <w:rsid w:val="009B377B"/>
    <w:rsid w:val="009B57B5"/>
    <w:rsid w:val="009B7DA9"/>
    <w:rsid w:val="009C687C"/>
    <w:rsid w:val="009C7E03"/>
    <w:rsid w:val="009C7E50"/>
    <w:rsid w:val="009D0A56"/>
    <w:rsid w:val="009D0E2D"/>
    <w:rsid w:val="009D0EE5"/>
    <w:rsid w:val="009D704E"/>
    <w:rsid w:val="009D740F"/>
    <w:rsid w:val="009D75D3"/>
    <w:rsid w:val="009E0107"/>
    <w:rsid w:val="009E1837"/>
    <w:rsid w:val="009E2D3C"/>
    <w:rsid w:val="009E44F2"/>
    <w:rsid w:val="009E4DFC"/>
    <w:rsid w:val="009E60F4"/>
    <w:rsid w:val="009E74D3"/>
    <w:rsid w:val="009E7546"/>
    <w:rsid w:val="009F1A7D"/>
    <w:rsid w:val="009F1BA8"/>
    <w:rsid w:val="009F4592"/>
    <w:rsid w:val="009F578E"/>
    <w:rsid w:val="009F70DA"/>
    <w:rsid w:val="009F76D2"/>
    <w:rsid w:val="009F78D6"/>
    <w:rsid w:val="00A00DD4"/>
    <w:rsid w:val="00A015C2"/>
    <w:rsid w:val="00A050A3"/>
    <w:rsid w:val="00A05CA7"/>
    <w:rsid w:val="00A06E06"/>
    <w:rsid w:val="00A07443"/>
    <w:rsid w:val="00A110E7"/>
    <w:rsid w:val="00A129F7"/>
    <w:rsid w:val="00A131E3"/>
    <w:rsid w:val="00A133ED"/>
    <w:rsid w:val="00A14532"/>
    <w:rsid w:val="00A14660"/>
    <w:rsid w:val="00A14C76"/>
    <w:rsid w:val="00A1623F"/>
    <w:rsid w:val="00A16E3D"/>
    <w:rsid w:val="00A21F61"/>
    <w:rsid w:val="00A25565"/>
    <w:rsid w:val="00A30120"/>
    <w:rsid w:val="00A305F3"/>
    <w:rsid w:val="00A30978"/>
    <w:rsid w:val="00A309D1"/>
    <w:rsid w:val="00A313D3"/>
    <w:rsid w:val="00A3259A"/>
    <w:rsid w:val="00A33203"/>
    <w:rsid w:val="00A334BF"/>
    <w:rsid w:val="00A33B27"/>
    <w:rsid w:val="00A33C1D"/>
    <w:rsid w:val="00A35727"/>
    <w:rsid w:val="00A3581C"/>
    <w:rsid w:val="00A36138"/>
    <w:rsid w:val="00A427A7"/>
    <w:rsid w:val="00A42B6E"/>
    <w:rsid w:val="00A43396"/>
    <w:rsid w:val="00A446BF"/>
    <w:rsid w:val="00A44E4C"/>
    <w:rsid w:val="00A452CF"/>
    <w:rsid w:val="00A46B2B"/>
    <w:rsid w:val="00A474E8"/>
    <w:rsid w:val="00A50E39"/>
    <w:rsid w:val="00A51865"/>
    <w:rsid w:val="00A51935"/>
    <w:rsid w:val="00A525C9"/>
    <w:rsid w:val="00A52DAF"/>
    <w:rsid w:val="00A55184"/>
    <w:rsid w:val="00A5585F"/>
    <w:rsid w:val="00A55FBA"/>
    <w:rsid w:val="00A564E0"/>
    <w:rsid w:val="00A56870"/>
    <w:rsid w:val="00A56A44"/>
    <w:rsid w:val="00A601C1"/>
    <w:rsid w:val="00A62771"/>
    <w:rsid w:val="00A63484"/>
    <w:rsid w:val="00A6369E"/>
    <w:rsid w:val="00A65BE4"/>
    <w:rsid w:val="00A666D1"/>
    <w:rsid w:val="00A67619"/>
    <w:rsid w:val="00A6784A"/>
    <w:rsid w:val="00A70E0E"/>
    <w:rsid w:val="00A7104E"/>
    <w:rsid w:val="00A7112D"/>
    <w:rsid w:val="00A7273A"/>
    <w:rsid w:val="00A75B73"/>
    <w:rsid w:val="00A76F4C"/>
    <w:rsid w:val="00A82D6C"/>
    <w:rsid w:val="00A853D0"/>
    <w:rsid w:val="00A854AE"/>
    <w:rsid w:val="00A8664B"/>
    <w:rsid w:val="00A86AC0"/>
    <w:rsid w:val="00A905D2"/>
    <w:rsid w:val="00A905F2"/>
    <w:rsid w:val="00A90A67"/>
    <w:rsid w:val="00A91EA9"/>
    <w:rsid w:val="00A91EC6"/>
    <w:rsid w:val="00A92741"/>
    <w:rsid w:val="00A92F41"/>
    <w:rsid w:val="00A9421D"/>
    <w:rsid w:val="00AA08ED"/>
    <w:rsid w:val="00AA1805"/>
    <w:rsid w:val="00AA318D"/>
    <w:rsid w:val="00AA4175"/>
    <w:rsid w:val="00AA437D"/>
    <w:rsid w:val="00AA4906"/>
    <w:rsid w:val="00AA49B2"/>
    <w:rsid w:val="00AA61CD"/>
    <w:rsid w:val="00AA6C5E"/>
    <w:rsid w:val="00AA6EB3"/>
    <w:rsid w:val="00AA788D"/>
    <w:rsid w:val="00AA78DA"/>
    <w:rsid w:val="00AB0175"/>
    <w:rsid w:val="00AB040B"/>
    <w:rsid w:val="00AB0415"/>
    <w:rsid w:val="00AB0497"/>
    <w:rsid w:val="00AB0F9C"/>
    <w:rsid w:val="00AB4057"/>
    <w:rsid w:val="00AB465E"/>
    <w:rsid w:val="00AB496B"/>
    <w:rsid w:val="00AB5C11"/>
    <w:rsid w:val="00AB65F1"/>
    <w:rsid w:val="00AB6880"/>
    <w:rsid w:val="00AB6CD4"/>
    <w:rsid w:val="00AC23BF"/>
    <w:rsid w:val="00AC3773"/>
    <w:rsid w:val="00AC4F47"/>
    <w:rsid w:val="00AC5845"/>
    <w:rsid w:val="00AC6391"/>
    <w:rsid w:val="00AC6791"/>
    <w:rsid w:val="00AC743C"/>
    <w:rsid w:val="00AD317F"/>
    <w:rsid w:val="00AD3B2F"/>
    <w:rsid w:val="00AE0208"/>
    <w:rsid w:val="00AE16EB"/>
    <w:rsid w:val="00AE53D9"/>
    <w:rsid w:val="00AE5BF1"/>
    <w:rsid w:val="00AE5D17"/>
    <w:rsid w:val="00AE6A5C"/>
    <w:rsid w:val="00AF04EC"/>
    <w:rsid w:val="00AF05C2"/>
    <w:rsid w:val="00AF0E13"/>
    <w:rsid w:val="00AF2A57"/>
    <w:rsid w:val="00AF4310"/>
    <w:rsid w:val="00B01479"/>
    <w:rsid w:val="00B0250C"/>
    <w:rsid w:val="00B0288D"/>
    <w:rsid w:val="00B0332A"/>
    <w:rsid w:val="00B04860"/>
    <w:rsid w:val="00B054B6"/>
    <w:rsid w:val="00B05A74"/>
    <w:rsid w:val="00B11A1F"/>
    <w:rsid w:val="00B11F41"/>
    <w:rsid w:val="00B12BAF"/>
    <w:rsid w:val="00B12F45"/>
    <w:rsid w:val="00B15FDC"/>
    <w:rsid w:val="00B169B7"/>
    <w:rsid w:val="00B17151"/>
    <w:rsid w:val="00B17551"/>
    <w:rsid w:val="00B17ADC"/>
    <w:rsid w:val="00B17E7A"/>
    <w:rsid w:val="00B20131"/>
    <w:rsid w:val="00B21DF6"/>
    <w:rsid w:val="00B225A9"/>
    <w:rsid w:val="00B245BD"/>
    <w:rsid w:val="00B26AE2"/>
    <w:rsid w:val="00B2767D"/>
    <w:rsid w:val="00B30060"/>
    <w:rsid w:val="00B316AE"/>
    <w:rsid w:val="00B346AE"/>
    <w:rsid w:val="00B34812"/>
    <w:rsid w:val="00B352F5"/>
    <w:rsid w:val="00B369B6"/>
    <w:rsid w:val="00B3756C"/>
    <w:rsid w:val="00B379B3"/>
    <w:rsid w:val="00B423A5"/>
    <w:rsid w:val="00B42556"/>
    <w:rsid w:val="00B426F1"/>
    <w:rsid w:val="00B4488C"/>
    <w:rsid w:val="00B44B74"/>
    <w:rsid w:val="00B466E4"/>
    <w:rsid w:val="00B47A1A"/>
    <w:rsid w:val="00B47B02"/>
    <w:rsid w:val="00B5135B"/>
    <w:rsid w:val="00B5174D"/>
    <w:rsid w:val="00B51A36"/>
    <w:rsid w:val="00B52DCA"/>
    <w:rsid w:val="00B559A9"/>
    <w:rsid w:val="00B56CAB"/>
    <w:rsid w:val="00B56D23"/>
    <w:rsid w:val="00B57815"/>
    <w:rsid w:val="00B57FF4"/>
    <w:rsid w:val="00B610DC"/>
    <w:rsid w:val="00B61B7A"/>
    <w:rsid w:val="00B6392B"/>
    <w:rsid w:val="00B641DC"/>
    <w:rsid w:val="00B643B2"/>
    <w:rsid w:val="00B64E1A"/>
    <w:rsid w:val="00B66DCE"/>
    <w:rsid w:val="00B671BC"/>
    <w:rsid w:val="00B70356"/>
    <w:rsid w:val="00B71148"/>
    <w:rsid w:val="00B72A95"/>
    <w:rsid w:val="00B74B1B"/>
    <w:rsid w:val="00B75E52"/>
    <w:rsid w:val="00B80B7A"/>
    <w:rsid w:val="00B80FDD"/>
    <w:rsid w:val="00B82803"/>
    <w:rsid w:val="00B83CD7"/>
    <w:rsid w:val="00B86E89"/>
    <w:rsid w:val="00B87AC3"/>
    <w:rsid w:val="00B90554"/>
    <w:rsid w:val="00B90A3B"/>
    <w:rsid w:val="00B92E22"/>
    <w:rsid w:val="00B93A4F"/>
    <w:rsid w:val="00B953EF"/>
    <w:rsid w:val="00B965C4"/>
    <w:rsid w:val="00B96A5B"/>
    <w:rsid w:val="00BA003C"/>
    <w:rsid w:val="00BA068E"/>
    <w:rsid w:val="00BA0969"/>
    <w:rsid w:val="00BA0BE2"/>
    <w:rsid w:val="00BA4B76"/>
    <w:rsid w:val="00BA50D7"/>
    <w:rsid w:val="00BA6F73"/>
    <w:rsid w:val="00BB1834"/>
    <w:rsid w:val="00BB1B31"/>
    <w:rsid w:val="00BB2886"/>
    <w:rsid w:val="00BB3C60"/>
    <w:rsid w:val="00BB471C"/>
    <w:rsid w:val="00BB5485"/>
    <w:rsid w:val="00BB75D7"/>
    <w:rsid w:val="00BB791B"/>
    <w:rsid w:val="00BC0855"/>
    <w:rsid w:val="00BC2905"/>
    <w:rsid w:val="00BC2B91"/>
    <w:rsid w:val="00BC5912"/>
    <w:rsid w:val="00BC6541"/>
    <w:rsid w:val="00BD0491"/>
    <w:rsid w:val="00BD1B87"/>
    <w:rsid w:val="00BD2534"/>
    <w:rsid w:val="00BD3CE0"/>
    <w:rsid w:val="00BD43E6"/>
    <w:rsid w:val="00BD4B61"/>
    <w:rsid w:val="00BD55FC"/>
    <w:rsid w:val="00BD56FE"/>
    <w:rsid w:val="00BD6956"/>
    <w:rsid w:val="00BD701D"/>
    <w:rsid w:val="00BD7B66"/>
    <w:rsid w:val="00BE04BA"/>
    <w:rsid w:val="00BE1203"/>
    <w:rsid w:val="00BE19AE"/>
    <w:rsid w:val="00BE3DE5"/>
    <w:rsid w:val="00BE4A1B"/>
    <w:rsid w:val="00BE587A"/>
    <w:rsid w:val="00BE5B67"/>
    <w:rsid w:val="00BE6515"/>
    <w:rsid w:val="00BE79BA"/>
    <w:rsid w:val="00BF0268"/>
    <w:rsid w:val="00BF177F"/>
    <w:rsid w:val="00BF1E61"/>
    <w:rsid w:val="00BF2204"/>
    <w:rsid w:val="00BF2A53"/>
    <w:rsid w:val="00BF332D"/>
    <w:rsid w:val="00BF375B"/>
    <w:rsid w:val="00BF4A2A"/>
    <w:rsid w:val="00BF5391"/>
    <w:rsid w:val="00BF62D4"/>
    <w:rsid w:val="00BF6A85"/>
    <w:rsid w:val="00BF6C17"/>
    <w:rsid w:val="00BF6E33"/>
    <w:rsid w:val="00C00204"/>
    <w:rsid w:val="00C01441"/>
    <w:rsid w:val="00C01B1C"/>
    <w:rsid w:val="00C021C9"/>
    <w:rsid w:val="00C02B61"/>
    <w:rsid w:val="00C0309A"/>
    <w:rsid w:val="00C049EA"/>
    <w:rsid w:val="00C04B43"/>
    <w:rsid w:val="00C05935"/>
    <w:rsid w:val="00C06C45"/>
    <w:rsid w:val="00C07607"/>
    <w:rsid w:val="00C11EA7"/>
    <w:rsid w:val="00C13FB1"/>
    <w:rsid w:val="00C156A1"/>
    <w:rsid w:val="00C17810"/>
    <w:rsid w:val="00C1788C"/>
    <w:rsid w:val="00C17AC4"/>
    <w:rsid w:val="00C20A1F"/>
    <w:rsid w:val="00C224F4"/>
    <w:rsid w:val="00C22DD5"/>
    <w:rsid w:val="00C22F1B"/>
    <w:rsid w:val="00C23FCE"/>
    <w:rsid w:val="00C247FE"/>
    <w:rsid w:val="00C2573F"/>
    <w:rsid w:val="00C27A0C"/>
    <w:rsid w:val="00C27E61"/>
    <w:rsid w:val="00C31123"/>
    <w:rsid w:val="00C31EE6"/>
    <w:rsid w:val="00C32381"/>
    <w:rsid w:val="00C336A8"/>
    <w:rsid w:val="00C34C89"/>
    <w:rsid w:val="00C35131"/>
    <w:rsid w:val="00C35549"/>
    <w:rsid w:val="00C37254"/>
    <w:rsid w:val="00C406F4"/>
    <w:rsid w:val="00C40C83"/>
    <w:rsid w:val="00C417E0"/>
    <w:rsid w:val="00C42B80"/>
    <w:rsid w:val="00C42D48"/>
    <w:rsid w:val="00C437E7"/>
    <w:rsid w:val="00C45575"/>
    <w:rsid w:val="00C46C00"/>
    <w:rsid w:val="00C47C2A"/>
    <w:rsid w:val="00C50D16"/>
    <w:rsid w:val="00C5123B"/>
    <w:rsid w:val="00C528B5"/>
    <w:rsid w:val="00C54260"/>
    <w:rsid w:val="00C553E1"/>
    <w:rsid w:val="00C5540E"/>
    <w:rsid w:val="00C56FCE"/>
    <w:rsid w:val="00C60511"/>
    <w:rsid w:val="00C60DD1"/>
    <w:rsid w:val="00C610C1"/>
    <w:rsid w:val="00C613CE"/>
    <w:rsid w:val="00C617CF"/>
    <w:rsid w:val="00C62205"/>
    <w:rsid w:val="00C63197"/>
    <w:rsid w:val="00C639BB"/>
    <w:rsid w:val="00C6446E"/>
    <w:rsid w:val="00C65A4A"/>
    <w:rsid w:val="00C65A68"/>
    <w:rsid w:val="00C70DE2"/>
    <w:rsid w:val="00C7260A"/>
    <w:rsid w:val="00C72F5C"/>
    <w:rsid w:val="00C7311F"/>
    <w:rsid w:val="00C743C6"/>
    <w:rsid w:val="00C75A6B"/>
    <w:rsid w:val="00C77473"/>
    <w:rsid w:val="00C774BE"/>
    <w:rsid w:val="00C803F6"/>
    <w:rsid w:val="00C830B4"/>
    <w:rsid w:val="00C833BA"/>
    <w:rsid w:val="00C87688"/>
    <w:rsid w:val="00C9009D"/>
    <w:rsid w:val="00C9066D"/>
    <w:rsid w:val="00C907F3"/>
    <w:rsid w:val="00C91159"/>
    <w:rsid w:val="00C9158D"/>
    <w:rsid w:val="00C91C68"/>
    <w:rsid w:val="00C93BAE"/>
    <w:rsid w:val="00C94E1F"/>
    <w:rsid w:val="00C9507E"/>
    <w:rsid w:val="00C95289"/>
    <w:rsid w:val="00C95FE7"/>
    <w:rsid w:val="00C96B0D"/>
    <w:rsid w:val="00CA02EA"/>
    <w:rsid w:val="00CA038E"/>
    <w:rsid w:val="00CA0EBA"/>
    <w:rsid w:val="00CA1481"/>
    <w:rsid w:val="00CA1D6F"/>
    <w:rsid w:val="00CA2FA8"/>
    <w:rsid w:val="00CA3779"/>
    <w:rsid w:val="00CA4420"/>
    <w:rsid w:val="00CA479E"/>
    <w:rsid w:val="00CA4ECD"/>
    <w:rsid w:val="00CA6680"/>
    <w:rsid w:val="00CA748A"/>
    <w:rsid w:val="00CA7496"/>
    <w:rsid w:val="00CB15B2"/>
    <w:rsid w:val="00CB1617"/>
    <w:rsid w:val="00CB1652"/>
    <w:rsid w:val="00CB1AE2"/>
    <w:rsid w:val="00CB5B85"/>
    <w:rsid w:val="00CB70DA"/>
    <w:rsid w:val="00CB75C0"/>
    <w:rsid w:val="00CC1C78"/>
    <w:rsid w:val="00CC1CF4"/>
    <w:rsid w:val="00CC32A4"/>
    <w:rsid w:val="00CC357E"/>
    <w:rsid w:val="00CC4B7E"/>
    <w:rsid w:val="00CC5E4E"/>
    <w:rsid w:val="00CC676D"/>
    <w:rsid w:val="00CC7BF7"/>
    <w:rsid w:val="00CD0A7B"/>
    <w:rsid w:val="00CD2317"/>
    <w:rsid w:val="00CD3526"/>
    <w:rsid w:val="00CD4E13"/>
    <w:rsid w:val="00CD5D78"/>
    <w:rsid w:val="00CD762F"/>
    <w:rsid w:val="00CD7EB5"/>
    <w:rsid w:val="00CE1516"/>
    <w:rsid w:val="00CE1A17"/>
    <w:rsid w:val="00CE1BB0"/>
    <w:rsid w:val="00CE1CCD"/>
    <w:rsid w:val="00CE2895"/>
    <w:rsid w:val="00CE416F"/>
    <w:rsid w:val="00CE433E"/>
    <w:rsid w:val="00CE4783"/>
    <w:rsid w:val="00CE77EF"/>
    <w:rsid w:val="00CE7C8F"/>
    <w:rsid w:val="00CF0677"/>
    <w:rsid w:val="00CF112C"/>
    <w:rsid w:val="00CF1B6B"/>
    <w:rsid w:val="00CF25CC"/>
    <w:rsid w:val="00CF2865"/>
    <w:rsid w:val="00CF7762"/>
    <w:rsid w:val="00CF78ED"/>
    <w:rsid w:val="00D00634"/>
    <w:rsid w:val="00D01D76"/>
    <w:rsid w:val="00D0243A"/>
    <w:rsid w:val="00D02722"/>
    <w:rsid w:val="00D04406"/>
    <w:rsid w:val="00D052A7"/>
    <w:rsid w:val="00D053E4"/>
    <w:rsid w:val="00D1030C"/>
    <w:rsid w:val="00D11DA5"/>
    <w:rsid w:val="00D12203"/>
    <w:rsid w:val="00D130A7"/>
    <w:rsid w:val="00D13F05"/>
    <w:rsid w:val="00D17CC6"/>
    <w:rsid w:val="00D20370"/>
    <w:rsid w:val="00D20E9B"/>
    <w:rsid w:val="00D21514"/>
    <w:rsid w:val="00D22E7B"/>
    <w:rsid w:val="00D23591"/>
    <w:rsid w:val="00D23CF3"/>
    <w:rsid w:val="00D24ABA"/>
    <w:rsid w:val="00D24CFA"/>
    <w:rsid w:val="00D24F46"/>
    <w:rsid w:val="00D256AA"/>
    <w:rsid w:val="00D25AC6"/>
    <w:rsid w:val="00D25F00"/>
    <w:rsid w:val="00D265AD"/>
    <w:rsid w:val="00D31369"/>
    <w:rsid w:val="00D317FD"/>
    <w:rsid w:val="00D320B9"/>
    <w:rsid w:val="00D34416"/>
    <w:rsid w:val="00D35F14"/>
    <w:rsid w:val="00D371E0"/>
    <w:rsid w:val="00D4018E"/>
    <w:rsid w:val="00D40C38"/>
    <w:rsid w:val="00D43322"/>
    <w:rsid w:val="00D43720"/>
    <w:rsid w:val="00D44602"/>
    <w:rsid w:val="00D4464A"/>
    <w:rsid w:val="00D44C5B"/>
    <w:rsid w:val="00D45575"/>
    <w:rsid w:val="00D51B62"/>
    <w:rsid w:val="00D54299"/>
    <w:rsid w:val="00D55841"/>
    <w:rsid w:val="00D56265"/>
    <w:rsid w:val="00D57E89"/>
    <w:rsid w:val="00D60EF7"/>
    <w:rsid w:val="00D62F9B"/>
    <w:rsid w:val="00D6341F"/>
    <w:rsid w:val="00D63C49"/>
    <w:rsid w:val="00D64C49"/>
    <w:rsid w:val="00D64CB3"/>
    <w:rsid w:val="00D653E7"/>
    <w:rsid w:val="00D654E6"/>
    <w:rsid w:val="00D65AAD"/>
    <w:rsid w:val="00D66673"/>
    <w:rsid w:val="00D728A0"/>
    <w:rsid w:val="00D7337C"/>
    <w:rsid w:val="00D74059"/>
    <w:rsid w:val="00D7507E"/>
    <w:rsid w:val="00D75AEE"/>
    <w:rsid w:val="00D76478"/>
    <w:rsid w:val="00D765AD"/>
    <w:rsid w:val="00D76EE2"/>
    <w:rsid w:val="00D77193"/>
    <w:rsid w:val="00D771A6"/>
    <w:rsid w:val="00D8133A"/>
    <w:rsid w:val="00D813F9"/>
    <w:rsid w:val="00D81699"/>
    <w:rsid w:val="00D82E54"/>
    <w:rsid w:val="00D84242"/>
    <w:rsid w:val="00D84D3E"/>
    <w:rsid w:val="00D85660"/>
    <w:rsid w:val="00D87460"/>
    <w:rsid w:val="00D90644"/>
    <w:rsid w:val="00D90A21"/>
    <w:rsid w:val="00D911C7"/>
    <w:rsid w:val="00D91CE7"/>
    <w:rsid w:val="00D93555"/>
    <w:rsid w:val="00D939CC"/>
    <w:rsid w:val="00D94003"/>
    <w:rsid w:val="00D94345"/>
    <w:rsid w:val="00D9437B"/>
    <w:rsid w:val="00D94A73"/>
    <w:rsid w:val="00DA1356"/>
    <w:rsid w:val="00DA2880"/>
    <w:rsid w:val="00DA2B1E"/>
    <w:rsid w:val="00DA2C31"/>
    <w:rsid w:val="00DB1C3A"/>
    <w:rsid w:val="00DB242C"/>
    <w:rsid w:val="00DB2767"/>
    <w:rsid w:val="00DB2F34"/>
    <w:rsid w:val="00DB36C3"/>
    <w:rsid w:val="00DB3D19"/>
    <w:rsid w:val="00DB4644"/>
    <w:rsid w:val="00DB4725"/>
    <w:rsid w:val="00DB480A"/>
    <w:rsid w:val="00DB4912"/>
    <w:rsid w:val="00DB583F"/>
    <w:rsid w:val="00DB5F82"/>
    <w:rsid w:val="00DB7592"/>
    <w:rsid w:val="00DB784B"/>
    <w:rsid w:val="00DC06BB"/>
    <w:rsid w:val="00DC0983"/>
    <w:rsid w:val="00DC34EC"/>
    <w:rsid w:val="00DC51BA"/>
    <w:rsid w:val="00DC5E1B"/>
    <w:rsid w:val="00DC6B86"/>
    <w:rsid w:val="00DD03F6"/>
    <w:rsid w:val="00DD0AEE"/>
    <w:rsid w:val="00DD0B29"/>
    <w:rsid w:val="00DD2EC8"/>
    <w:rsid w:val="00DD2FDE"/>
    <w:rsid w:val="00DD3942"/>
    <w:rsid w:val="00DD4B84"/>
    <w:rsid w:val="00DD4C5E"/>
    <w:rsid w:val="00DD4ECA"/>
    <w:rsid w:val="00DD5A97"/>
    <w:rsid w:val="00DD5D98"/>
    <w:rsid w:val="00DD5F06"/>
    <w:rsid w:val="00DD6306"/>
    <w:rsid w:val="00DD66EA"/>
    <w:rsid w:val="00DD765E"/>
    <w:rsid w:val="00DE12A8"/>
    <w:rsid w:val="00DE164E"/>
    <w:rsid w:val="00DE3855"/>
    <w:rsid w:val="00DE4853"/>
    <w:rsid w:val="00DE4BB7"/>
    <w:rsid w:val="00DE55CE"/>
    <w:rsid w:val="00DE695E"/>
    <w:rsid w:val="00DE6EB7"/>
    <w:rsid w:val="00DF03FE"/>
    <w:rsid w:val="00DF1200"/>
    <w:rsid w:val="00DF2024"/>
    <w:rsid w:val="00DF3440"/>
    <w:rsid w:val="00DF3A37"/>
    <w:rsid w:val="00DF49F0"/>
    <w:rsid w:val="00DF5405"/>
    <w:rsid w:val="00DF545A"/>
    <w:rsid w:val="00DF62E5"/>
    <w:rsid w:val="00E034F5"/>
    <w:rsid w:val="00E03BD1"/>
    <w:rsid w:val="00E04129"/>
    <w:rsid w:val="00E04A49"/>
    <w:rsid w:val="00E04CC3"/>
    <w:rsid w:val="00E05E66"/>
    <w:rsid w:val="00E0758A"/>
    <w:rsid w:val="00E07BF6"/>
    <w:rsid w:val="00E10DAD"/>
    <w:rsid w:val="00E10F22"/>
    <w:rsid w:val="00E11794"/>
    <w:rsid w:val="00E1185C"/>
    <w:rsid w:val="00E12134"/>
    <w:rsid w:val="00E1315C"/>
    <w:rsid w:val="00E13EEB"/>
    <w:rsid w:val="00E15202"/>
    <w:rsid w:val="00E16166"/>
    <w:rsid w:val="00E16CA4"/>
    <w:rsid w:val="00E1764B"/>
    <w:rsid w:val="00E17E2A"/>
    <w:rsid w:val="00E20062"/>
    <w:rsid w:val="00E2271F"/>
    <w:rsid w:val="00E22B89"/>
    <w:rsid w:val="00E261B9"/>
    <w:rsid w:val="00E27336"/>
    <w:rsid w:val="00E278E3"/>
    <w:rsid w:val="00E27C81"/>
    <w:rsid w:val="00E30F5E"/>
    <w:rsid w:val="00E31DFD"/>
    <w:rsid w:val="00E3370C"/>
    <w:rsid w:val="00E3470F"/>
    <w:rsid w:val="00E40C79"/>
    <w:rsid w:val="00E4108D"/>
    <w:rsid w:val="00E41662"/>
    <w:rsid w:val="00E41F68"/>
    <w:rsid w:val="00E43C85"/>
    <w:rsid w:val="00E44D87"/>
    <w:rsid w:val="00E4691D"/>
    <w:rsid w:val="00E46B30"/>
    <w:rsid w:val="00E46D10"/>
    <w:rsid w:val="00E47100"/>
    <w:rsid w:val="00E4799C"/>
    <w:rsid w:val="00E50868"/>
    <w:rsid w:val="00E5376C"/>
    <w:rsid w:val="00E54C4D"/>
    <w:rsid w:val="00E55612"/>
    <w:rsid w:val="00E55F13"/>
    <w:rsid w:val="00E563E2"/>
    <w:rsid w:val="00E56B3A"/>
    <w:rsid w:val="00E612F7"/>
    <w:rsid w:val="00E61730"/>
    <w:rsid w:val="00E62283"/>
    <w:rsid w:val="00E62CAB"/>
    <w:rsid w:val="00E656CA"/>
    <w:rsid w:val="00E657F8"/>
    <w:rsid w:val="00E65945"/>
    <w:rsid w:val="00E669F9"/>
    <w:rsid w:val="00E713CA"/>
    <w:rsid w:val="00E71419"/>
    <w:rsid w:val="00E7386F"/>
    <w:rsid w:val="00E74DD7"/>
    <w:rsid w:val="00E764FF"/>
    <w:rsid w:val="00E772B8"/>
    <w:rsid w:val="00E80870"/>
    <w:rsid w:val="00E809F5"/>
    <w:rsid w:val="00E83355"/>
    <w:rsid w:val="00E84175"/>
    <w:rsid w:val="00E85906"/>
    <w:rsid w:val="00E85D44"/>
    <w:rsid w:val="00E86216"/>
    <w:rsid w:val="00E862F1"/>
    <w:rsid w:val="00E902AE"/>
    <w:rsid w:val="00E9057C"/>
    <w:rsid w:val="00E923DD"/>
    <w:rsid w:val="00E92D97"/>
    <w:rsid w:val="00E94F15"/>
    <w:rsid w:val="00E962EB"/>
    <w:rsid w:val="00EA12B4"/>
    <w:rsid w:val="00EA2C7F"/>
    <w:rsid w:val="00EA38BA"/>
    <w:rsid w:val="00EA3905"/>
    <w:rsid w:val="00EA50B5"/>
    <w:rsid w:val="00EA5DEE"/>
    <w:rsid w:val="00EA7187"/>
    <w:rsid w:val="00EA7596"/>
    <w:rsid w:val="00EA7673"/>
    <w:rsid w:val="00EB26A5"/>
    <w:rsid w:val="00EB4CE2"/>
    <w:rsid w:val="00EB4F3D"/>
    <w:rsid w:val="00EB5CEF"/>
    <w:rsid w:val="00EB64A4"/>
    <w:rsid w:val="00EB67F3"/>
    <w:rsid w:val="00EB711F"/>
    <w:rsid w:val="00EB73E7"/>
    <w:rsid w:val="00EB7F67"/>
    <w:rsid w:val="00EC0E76"/>
    <w:rsid w:val="00EC16BF"/>
    <w:rsid w:val="00EC17F0"/>
    <w:rsid w:val="00EC269A"/>
    <w:rsid w:val="00EC3145"/>
    <w:rsid w:val="00EC330D"/>
    <w:rsid w:val="00EC547B"/>
    <w:rsid w:val="00ED02D9"/>
    <w:rsid w:val="00ED040D"/>
    <w:rsid w:val="00ED3337"/>
    <w:rsid w:val="00ED52D1"/>
    <w:rsid w:val="00ED6516"/>
    <w:rsid w:val="00ED6F13"/>
    <w:rsid w:val="00ED77BB"/>
    <w:rsid w:val="00ED7D00"/>
    <w:rsid w:val="00EE179B"/>
    <w:rsid w:val="00EE20DF"/>
    <w:rsid w:val="00EE240D"/>
    <w:rsid w:val="00EE3554"/>
    <w:rsid w:val="00EE37BA"/>
    <w:rsid w:val="00EE3B45"/>
    <w:rsid w:val="00EE597D"/>
    <w:rsid w:val="00EE6D3E"/>
    <w:rsid w:val="00EE7D5A"/>
    <w:rsid w:val="00EF1DD7"/>
    <w:rsid w:val="00EF3279"/>
    <w:rsid w:val="00EF39CE"/>
    <w:rsid w:val="00EF5FAC"/>
    <w:rsid w:val="00EF6088"/>
    <w:rsid w:val="00EF6280"/>
    <w:rsid w:val="00EF74A0"/>
    <w:rsid w:val="00EF7705"/>
    <w:rsid w:val="00F014EB"/>
    <w:rsid w:val="00F02B2F"/>
    <w:rsid w:val="00F02C70"/>
    <w:rsid w:val="00F03BE8"/>
    <w:rsid w:val="00F04087"/>
    <w:rsid w:val="00F052AE"/>
    <w:rsid w:val="00F059F8"/>
    <w:rsid w:val="00F06DBC"/>
    <w:rsid w:val="00F071EC"/>
    <w:rsid w:val="00F10055"/>
    <w:rsid w:val="00F10152"/>
    <w:rsid w:val="00F1083C"/>
    <w:rsid w:val="00F10DAD"/>
    <w:rsid w:val="00F12938"/>
    <w:rsid w:val="00F13087"/>
    <w:rsid w:val="00F135A4"/>
    <w:rsid w:val="00F1442E"/>
    <w:rsid w:val="00F14593"/>
    <w:rsid w:val="00F14904"/>
    <w:rsid w:val="00F15D00"/>
    <w:rsid w:val="00F204DA"/>
    <w:rsid w:val="00F22395"/>
    <w:rsid w:val="00F2359E"/>
    <w:rsid w:val="00F24B83"/>
    <w:rsid w:val="00F24B94"/>
    <w:rsid w:val="00F252B7"/>
    <w:rsid w:val="00F25CD5"/>
    <w:rsid w:val="00F25FD8"/>
    <w:rsid w:val="00F26E38"/>
    <w:rsid w:val="00F274C9"/>
    <w:rsid w:val="00F27D74"/>
    <w:rsid w:val="00F27DAB"/>
    <w:rsid w:val="00F30226"/>
    <w:rsid w:val="00F30D6D"/>
    <w:rsid w:val="00F334CE"/>
    <w:rsid w:val="00F33A9B"/>
    <w:rsid w:val="00F33DC9"/>
    <w:rsid w:val="00F357EF"/>
    <w:rsid w:val="00F3660C"/>
    <w:rsid w:val="00F36DBC"/>
    <w:rsid w:val="00F40834"/>
    <w:rsid w:val="00F40B6E"/>
    <w:rsid w:val="00F418D9"/>
    <w:rsid w:val="00F428D0"/>
    <w:rsid w:val="00F4406B"/>
    <w:rsid w:val="00F445BC"/>
    <w:rsid w:val="00F4710E"/>
    <w:rsid w:val="00F50F95"/>
    <w:rsid w:val="00F524DB"/>
    <w:rsid w:val="00F52661"/>
    <w:rsid w:val="00F53146"/>
    <w:rsid w:val="00F556BF"/>
    <w:rsid w:val="00F55CC8"/>
    <w:rsid w:val="00F56CED"/>
    <w:rsid w:val="00F57119"/>
    <w:rsid w:val="00F57E82"/>
    <w:rsid w:val="00F60D88"/>
    <w:rsid w:val="00F64E56"/>
    <w:rsid w:val="00F64F2F"/>
    <w:rsid w:val="00F65040"/>
    <w:rsid w:val="00F671C7"/>
    <w:rsid w:val="00F67C62"/>
    <w:rsid w:val="00F702F6"/>
    <w:rsid w:val="00F7077E"/>
    <w:rsid w:val="00F722EC"/>
    <w:rsid w:val="00F73108"/>
    <w:rsid w:val="00F73240"/>
    <w:rsid w:val="00F74739"/>
    <w:rsid w:val="00F74E3A"/>
    <w:rsid w:val="00F74F5A"/>
    <w:rsid w:val="00F7516D"/>
    <w:rsid w:val="00F752CB"/>
    <w:rsid w:val="00F755D5"/>
    <w:rsid w:val="00F7724D"/>
    <w:rsid w:val="00F77E19"/>
    <w:rsid w:val="00F82B4F"/>
    <w:rsid w:val="00F8304A"/>
    <w:rsid w:val="00F83838"/>
    <w:rsid w:val="00F8420E"/>
    <w:rsid w:val="00F8493C"/>
    <w:rsid w:val="00F84AFB"/>
    <w:rsid w:val="00F85F7E"/>
    <w:rsid w:val="00F9001B"/>
    <w:rsid w:val="00F93CAA"/>
    <w:rsid w:val="00F9426F"/>
    <w:rsid w:val="00F95D03"/>
    <w:rsid w:val="00F97B14"/>
    <w:rsid w:val="00FA0E94"/>
    <w:rsid w:val="00FA1798"/>
    <w:rsid w:val="00FA2228"/>
    <w:rsid w:val="00FA2696"/>
    <w:rsid w:val="00FA4803"/>
    <w:rsid w:val="00FA7741"/>
    <w:rsid w:val="00FB1D04"/>
    <w:rsid w:val="00FB312F"/>
    <w:rsid w:val="00FB3CEC"/>
    <w:rsid w:val="00FB435A"/>
    <w:rsid w:val="00FB4757"/>
    <w:rsid w:val="00FB4D64"/>
    <w:rsid w:val="00FB51F0"/>
    <w:rsid w:val="00FB55A5"/>
    <w:rsid w:val="00FB5617"/>
    <w:rsid w:val="00FB7128"/>
    <w:rsid w:val="00FB777E"/>
    <w:rsid w:val="00FC1126"/>
    <w:rsid w:val="00FC2F87"/>
    <w:rsid w:val="00FC3551"/>
    <w:rsid w:val="00FC3D6B"/>
    <w:rsid w:val="00FC3FA5"/>
    <w:rsid w:val="00FC41D3"/>
    <w:rsid w:val="00FC46E2"/>
    <w:rsid w:val="00FC6F9C"/>
    <w:rsid w:val="00FC7180"/>
    <w:rsid w:val="00FC7322"/>
    <w:rsid w:val="00FC7F09"/>
    <w:rsid w:val="00FD0AD0"/>
    <w:rsid w:val="00FD1CB1"/>
    <w:rsid w:val="00FD23D0"/>
    <w:rsid w:val="00FD3B7C"/>
    <w:rsid w:val="00FD40DC"/>
    <w:rsid w:val="00FD44E3"/>
    <w:rsid w:val="00FD4C66"/>
    <w:rsid w:val="00FD58B2"/>
    <w:rsid w:val="00FD5950"/>
    <w:rsid w:val="00FD6A62"/>
    <w:rsid w:val="00FD6C0C"/>
    <w:rsid w:val="00FD6CE5"/>
    <w:rsid w:val="00FE0A87"/>
    <w:rsid w:val="00FE183D"/>
    <w:rsid w:val="00FE1983"/>
    <w:rsid w:val="00FE29E8"/>
    <w:rsid w:val="00FE2F30"/>
    <w:rsid w:val="00FE30E6"/>
    <w:rsid w:val="00FE3AFD"/>
    <w:rsid w:val="00FE4CAE"/>
    <w:rsid w:val="00FE52D4"/>
    <w:rsid w:val="00FE5616"/>
    <w:rsid w:val="00FE7BA5"/>
    <w:rsid w:val="00FF14F9"/>
    <w:rsid w:val="00FF19F7"/>
    <w:rsid w:val="00FF1C6E"/>
    <w:rsid w:val="00FF276B"/>
    <w:rsid w:val="00FF40BA"/>
    <w:rsid w:val="00FF4471"/>
    <w:rsid w:val="00FF50D1"/>
    <w:rsid w:val="01266124"/>
    <w:rsid w:val="013C3A43"/>
    <w:rsid w:val="013E6EE0"/>
    <w:rsid w:val="01427B18"/>
    <w:rsid w:val="016F5B8C"/>
    <w:rsid w:val="018D0412"/>
    <w:rsid w:val="01B47C4E"/>
    <w:rsid w:val="01BD17FD"/>
    <w:rsid w:val="01E723C4"/>
    <w:rsid w:val="01EB2D5D"/>
    <w:rsid w:val="020A6010"/>
    <w:rsid w:val="02140CAE"/>
    <w:rsid w:val="021803CA"/>
    <w:rsid w:val="021907C1"/>
    <w:rsid w:val="022900EC"/>
    <w:rsid w:val="02416273"/>
    <w:rsid w:val="02441764"/>
    <w:rsid w:val="024D6818"/>
    <w:rsid w:val="02563140"/>
    <w:rsid w:val="0256490E"/>
    <w:rsid w:val="02594E16"/>
    <w:rsid w:val="0275193A"/>
    <w:rsid w:val="02777C58"/>
    <w:rsid w:val="02881BFF"/>
    <w:rsid w:val="0295369D"/>
    <w:rsid w:val="02CC05EC"/>
    <w:rsid w:val="02F96864"/>
    <w:rsid w:val="03047431"/>
    <w:rsid w:val="03090547"/>
    <w:rsid w:val="031101C2"/>
    <w:rsid w:val="0318671F"/>
    <w:rsid w:val="031D1EB5"/>
    <w:rsid w:val="031E276F"/>
    <w:rsid w:val="032770F0"/>
    <w:rsid w:val="03285E17"/>
    <w:rsid w:val="033D41FB"/>
    <w:rsid w:val="03465FDA"/>
    <w:rsid w:val="034B0FFA"/>
    <w:rsid w:val="03502296"/>
    <w:rsid w:val="035C4E12"/>
    <w:rsid w:val="03927575"/>
    <w:rsid w:val="03A85C19"/>
    <w:rsid w:val="03B14F0F"/>
    <w:rsid w:val="03B5574C"/>
    <w:rsid w:val="03B9623A"/>
    <w:rsid w:val="03C725D1"/>
    <w:rsid w:val="03C8137D"/>
    <w:rsid w:val="03C94990"/>
    <w:rsid w:val="03FB319E"/>
    <w:rsid w:val="03FB7EB5"/>
    <w:rsid w:val="040F54F6"/>
    <w:rsid w:val="043F600F"/>
    <w:rsid w:val="047945AC"/>
    <w:rsid w:val="04BF5652"/>
    <w:rsid w:val="04C03F1D"/>
    <w:rsid w:val="04D07C68"/>
    <w:rsid w:val="04EF5F81"/>
    <w:rsid w:val="04F62914"/>
    <w:rsid w:val="04F63AE5"/>
    <w:rsid w:val="04FA0003"/>
    <w:rsid w:val="05103638"/>
    <w:rsid w:val="05283431"/>
    <w:rsid w:val="05464CD5"/>
    <w:rsid w:val="054B59D4"/>
    <w:rsid w:val="054C2F3C"/>
    <w:rsid w:val="0552716B"/>
    <w:rsid w:val="056504DF"/>
    <w:rsid w:val="05912EB6"/>
    <w:rsid w:val="059731F4"/>
    <w:rsid w:val="05A94AB8"/>
    <w:rsid w:val="05AA653C"/>
    <w:rsid w:val="05CF7BBF"/>
    <w:rsid w:val="05D40AF6"/>
    <w:rsid w:val="05E45C3A"/>
    <w:rsid w:val="061B6442"/>
    <w:rsid w:val="064B4BF7"/>
    <w:rsid w:val="067500F7"/>
    <w:rsid w:val="067D365B"/>
    <w:rsid w:val="068203E4"/>
    <w:rsid w:val="068A73A9"/>
    <w:rsid w:val="0697435B"/>
    <w:rsid w:val="06C7528D"/>
    <w:rsid w:val="06C9187F"/>
    <w:rsid w:val="06E447B4"/>
    <w:rsid w:val="06FC0D31"/>
    <w:rsid w:val="07195D48"/>
    <w:rsid w:val="071C03D2"/>
    <w:rsid w:val="07255E3C"/>
    <w:rsid w:val="072933D5"/>
    <w:rsid w:val="07352BCC"/>
    <w:rsid w:val="0738598B"/>
    <w:rsid w:val="07447827"/>
    <w:rsid w:val="074A21F7"/>
    <w:rsid w:val="077C1FE6"/>
    <w:rsid w:val="077D6BC9"/>
    <w:rsid w:val="077E4B83"/>
    <w:rsid w:val="07976699"/>
    <w:rsid w:val="07BC6354"/>
    <w:rsid w:val="07BE5ED9"/>
    <w:rsid w:val="07C515D8"/>
    <w:rsid w:val="07D007E1"/>
    <w:rsid w:val="07E80381"/>
    <w:rsid w:val="08137088"/>
    <w:rsid w:val="081B39FB"/>
    <w:rsid w:val="082C4850"/>
    <w:rsid w:val="08424C49"/>
    <w:rsid w:val="084C2DBB"/>
    <w:rsid w:val="088E12F7"/>
    <w:rsid w:val="08B97590"/>
    <w:rsid w:val="08BE2B6A"/>
    <w:rsid w:val="08D2242B"/>
    <w:rsid w:val="08DF069D"/>
    <w:rsid w:val="08E139C9"/>
    <w:rsid w:val="08F5221A"/>
    <w:rsid w:val="09357A62"/>
    <w:rsid w:val="093A1AEE"/>
    <w:rsid w:val="093C7953"/>
    <w:rsid w:val="09685860"/>
    <w:rsid w:val="09822072"/>
    <w:rsid w:val="09946D68"/>
    <w:rsid w:val="09A93826"/>
    <w:rsid w:val="09B05932"/>
    <w:rsid w:val="09B95C29"/>
    <w:rsid w:val="09BC354A"/>
    <w:rsid w:val="09C6177A"/>
    <w:rsid w:val="09DA5E39"/>
    <w:rsid w:val="09DC7FCE"/>
    <w:rsid w:val="09E047E1"/>
    <w:rsid w:val="09F30F87"/>
    <w:rsid w:val="0A04716E"/>
    <w:rsid w:val="0A3B52B9"/>
    <w:rsid w:val="0A6115CE"/>
    <w:rsid w:val="0A6604B8"/>
    <w:rsid w:val="0A701ED6"/>
    <w:rsid w:val="0A78251F"/>
    <w:rsid w:val="0A851326"/>
    <w:rsid w:val="0A8F392A"/>
    <w:rsid w:val="0A9926DB"/>
    <w:rsid w:val="0B182EA6"/>
    <w:rsid w:val="0B3675FA"/>
    <w:rsid w:val="0B505490"/>
    <w:rsid w:val="0B5A390F"/>
    <w:rsid w:val="0B8F3BF1"/>
    <w:rsid w:val="0BB42820"/>
    <w:rsid w:val="0BC2003D"/>
    <w:rsid w:val="0BC660BF"/>
    <w:rsid w:val="0BCA3FE2"/>
    <w:rsid w:val="0BF332AF"/>
    <w:rsid w:val="0BF75D0A"/>
    <w:rsid w:val="0C0362D8"/>
    <w:rsid w:val="0C07370D"/>
    <w:rsid w:val="0C1B5A9E"/>
    <w:rsid w:val="0C3436DB"/>
    <w:rsid w:val="0C4B5C4C"/>
    <w:rsid w:val="0C4C2CC2"/>
    <w:rsid w:val="0C653EAA"/>
    <w:rsid w:val="0C711B61"/>
    <w:rsid w:val="0C8215B1"/>
    <w:rsid w:val="0C8B0141"/>
    <w:rsid w:val="0C9522DF"/>
    <w:rsid w:val="0CA320F9"/>
    <w:rsid w:val="0CA50682"/>
    <w:rsid w:val="0CAD3912"/>
    <w:rsid w:val="0CBD2B44"/>
    <w:rsid w:val="0CE02BFC"/>
    <w:rsid w:val="0CE51C08"/>
    <w:rsid w:val="0CEB2361"/>
    <w:rsid w:val="0CF12B59"/>
    <w:rsid w:val="0D08241F"/>
    <w:rsid w:val="0D186B32"/>
    <w:rsid w:val="0D415BE3"/>
    <w:rsid w:val="0D4E087D"/>
    <w:rsid w:val="0D503252"/>
    <w:rsid w:val="0D647EF1"/>
    <w:rsid w:val="0D732BFC"/>
    <w:rsid w:val="0D981F67"/>
    <w:rsid w:val="0DA379EE"/>
    <w:rsid w:val="0DAD3E6F"/>
    <w:rsid w:val="0DAD5D28"/>
    <w:rsid w:val="0DC23F1E"/>
    <w:rsid w:val="0DDF44F0"/>
    <w:rsid w:val="0DE0138C"/>
    <w:rsid w:val="0DE17D54"/>
    <w:rsid w:val="0DED7144"/>
    <w:rsid w:val="0DF12AD3"/>
    <w:rsid w:val="0E0D7668"/>
    <w:rsid w:val="0E3B6A90"/>
    <w:rsid w:val="0E525837"/>
    <w:rsid w:val="0E6070C2"/>
    <w:rsid w:val="0E645E04"/>
    <w:rsid w:val="0E754C08"/>
    <w:rsid w:val="0E7A0915"/>
    <w:rsid w:val="0E853D3D"/>
    <w:rsid w:val="0EB64E46"/>
    <w:rsid w:val="0EBD4261"/>
    <w:rsid w:val="0EDA47A9"/>
    <w:rsid w:val="0EF22B48"/>
    <w:rsid w:val="0EF50B08"/>
    <w:rsid w:val="0F09372F"/>
    <w:rsid w:val="0F0F2E09"/>
    <w:rsid w:val="0F11213A"/>
    <w:rsid w:val="0F1B2FAE"/>
    <w:rsid w:val="0F20437E"/>
    <w:rsid w:val="0F3B162D"/>
    <w:rsid w:val="0F3F2AA3"/>
    <w:rsid w:val="0F43251D"/>
    <w:rsid w:val="0F6E7396"/>
    <w:rsid w:val="0F846589"/>
    <w:rsid w:val="0F882744"/>
    <w:rsid w:val="0F8D7EA5"/>
    <w:rsid w:val="0FBD1A3F"/>
    <w:rsid w:val="0FCD5660"/>
    <w:rsid w:val="0FCF5D65"/>
    <w:rsid w:val="0FDF2F6F"/>
    <w:rsid w:val="0FE13BBF"/>
    <w:rsid w:val="0FE66A0B"/>
    <w:rsid w:val="10091C47"/>
    <w:rsid w:val="100D1EE7"/>
    <w:rsid w:val="101218C0"/>
    <w:rsid w:val="101319D6"/>
    <w:rsid w:val="10302F3B"/>
    <w:rsid w:val="1058708F"/>
    <w:rsid w:val="105F560E"/>
    <w:rsid w:val="10692216"/>
    <w:rsid w:val="10A86C7C"/>
    <w:rsid w:val="10A872E4"/>
    <w:rsid w:val="10AB333A"/>
    <w:rsid w:val="10B440D2"/>
    <w:rsid w:val="10DA4388"/>
    <w:rsid w:val="10E12584"/>
    <w:rsid w:val="10EB5585"/>
    <w:rsid w:val="10EF3511"/>
    <w:rsid w:val="10F078F6"/>
    <w:rsid w:val="10FA6433"/>
    <w:rsid w:val="110D3A00"/>
    <w:rsid w:val="110E3DD2"/>
    <w:rsid w:val="11312AD9"/>
    <w:rsid w:val="1177296D"/>
    <w:rsid w:val="118975A1"/>
    <w:rsid w:val="11943F45"/>
    <w:rsid w:val="11B84F37"/>
    <w:rsid w:val="12205576"/>
    <w:rsid w:val="12214C17"/>
    <w:rsid w:val="12230AFE"/>
    <w:rsid w:val="124C1EE9"/>
    <w:rsid w:val="12515B6A"/>
    <w:rsid w:val="12791C82"/>
    <w:rsid w:val="1283439D"/>
    <w:rsid w:val="128E00B6"/>
    <w:rsid w:val="1297530E"/>
    <w:rsid w:val="129A2857"/>
    <w:rsid w:val="12C453FB"/>
    <w:rsid w:val="12C92F6D"/>
    <w:rsid w:val="12DC177C"/>
    <w:rsid w:val="12DD683F"/>
    <w:rsid w:val="12FD28B2"/>
    <w:rsid w:val="13031D3A"/>
    <w:rsid w:val="13066C5E"/>
    <w:rsid w:val="13103B8A"/>
    <w:rsid w:val="13270453"/>
    <w:rsid w:val="133614CA"/>
    <w:rsid w:val="13581F1A"/>
    <w:rsid w:val="13630CCF"/>
    <w:rsid w:val="13696CAD"/>
    <w:rsid w:val="13830CE4"/>
    <w:rsid w:val="1390770F"/>
    <w:rsid w:val="13A0087D"/>
    <w:rsid w:val="13E13345"/>
    <w:rsid w:val="13FD2C71"/>
    <w:rsid w:val="140A1AE4"/>
    <w:rsid w:val="14296DD7"/>
    <w:rsid w:val="143775A8"/>
    <w:rsid w:val="143E6781"/>
    <w:rsid w:val="14422F5D"/>
    <w:rsid w:val="145A0CD3"/>
    <w:rsid w:val="146F6629"/>
    <w:rsid w:val="147D5F25"/>
    <w:rsid w:val="14846A3B"/>
    <w:rsid w:val="14B811E7"/>
    <w:rsid w:val="14BD7038"/>
    <w:rsid w:val="14C111AC"/>
    <w:rsid w:val="14CA4E98"/>
    <w:rsid w:val="14CA765B"/>
    <w:rsid w:val="14D806A2"/>
    <w:rsid w:val="14E15CB3"/>
    <w:rsid w:val="151F75E6"/>
    <w:rsid w:val="15212EE4"/>
    <w:rsid w:val="153F1263"/>
    <w:rsid w:val="154C35ED"/>
    <w:rsid w:val="158B641B"/>
    <w:rsid w:val="15B77EF0"/>
    <w:rsid w:val="15F47A60"/>
    <w:rsid w:val="16035052"/>
    <w:rsid w:val="16071450"/>
    <w:rsid w:val="16227910"/>
    <w:rsid w:val="162E60F5"/>
    <w:rsid w:val="16745C16"/>
    <w:rsid w:val="16786990"/>
    <w:rsid w:val="1683189B"/>
    <w:rsid w:val="168C60E2"/>
    <w:rsid w:val="1697142E"/>
    <w:rsid w:val="16BC5986"/>
    <w:rsid w:val="16BF0703"/>
    <w:rsid w:val="16C93458"/>
    <w:rsid w:val="16D00C97"/>
    <w:rsid w:val="170D4510"/>
    <w:rsid w:val="171A0BFF"/>
    <w:rsid w:val="17323C2A"/>
    <w:rsid w:val="1758750B"/>
    <w:rsid w:val="17594C02"/>
    <w:rsid w:val="175A4990"/>
    <w:rsid w:val="17A7356A"/>
    <w:rsid w:val="17AF2CBD"/>
    <w:rsid w:val="17B2442D"/>
    <w:rsid w:val="17B6200B"/>
    <w:rsid w:val="17C63C83"/>
    <w:rsid w:val="17CE46EE"/>
    <w:rsid w:val="17D42B94"/>
    <w:rsid w:val="17DA345C"/>
    <w:rsid w:val="184762F8"/>
    <w:rsid w:val="184A7A7E"/>
    <w:rsid w:val="18612B3A"/>
    <w:rsid w:val="1867217A"/>
    <w:rsid w:val="187E082B"/>
    <w:rsid w:val="188B6B21"/>
    <w:rsid w:val="1894050E"/>
    <w:rsid w:val="1898386F"/>
    <w:rsid w:val="189E7714"/>
    <w:rsid w:val="18A45BE7"/>
    <w:rsid w:val="18B24994"/>
    <w:rsid w:val="18B623EC"/>
    <w:rsid w:val="18D63844"/>
    <w:rsid w:val="18DE202E"/>
    <w:rsid w:val="18E72462"/>
    <w:rsid w:val="18E91D72"/>
    <w:rsid w:val="18F6551A"/>
    <w:rsid w:val="190C5243"/>
    <w:rsid w:val="191D3F9B"/>
    <w:rsid w:val="192D3F13"/>
    <w:rsid w:val="192F18A2"/>
    <w:rsid w:val="19317107"/>
    <w:rsid w:val="193721BE"/>
    <w:rsid w:val="194F050D"/>
    <w:rsid w:val="195E6255"/>
    <w:rsid w:val="1960124F"/>
    <w:rsid w:val="197C6A0C"/>
    <w:rsid w:val="199155F1"/>
    <w:rsid w:val="19B067C4"/>
    <w:rsid w:val="19B57F90"/>
    <w:rsid w:val="1A3908A8"/>
    <w:rsid w:val="1A3A084C"/>
    <w:rsid w:val="1A403B7F"/>
    <w:rsid w:val="1A444411"/>
    <w:rsid w:val="1A637D2E"/>
    <w:rsid w:val="1A666B84"/>
    <w:rsid w:val="1A6C5716"/>
    <w:rsid w:val="1A6E17E1"/>
    <w:rsid w:val="1A7541BA"/>
    <w:rsid w:val="1A7F75BC"/>
    <w:rsid w:val="1A934A9C"/>
    <w:rsid w:val="1A9F5A53"/>
    <w:rsid w:val="1AA61138"/>
    <w:rsid w:val="1AAA2ACE"/>
    <w:rsid w:val="1AB55F88"/>
    <w:rsid w:val="1AE74D2F"/>
    <w:rsid w:val="1B157F4E"/>
    <w:rsid w:val="1B3F7611"/>
    <w:rsid w:val="1B545651"/>
    <w:rsid w:val="1B593B6C"/>
    <w:rsid w:val="1B5A1F55"/>
    <w:rsid w:val="1B622D23"/>
    <w:rsid w:val="1B701236"/>
    <w:rsid w:val="1B920F7F"/>
    <w:rsid w:val="1B9746C1"/>
    <w:rsid w:val="1BD64ACC"/>
    <w:rsid w:val="1BE13EE2"/>
    <w:rsid w:val="1BFC3907"/>
    <w:rsid w:val="1C0129B4"/>
    <w:rsid w:val="1C053422"/>
    <w:rsid w:val="1C1E6EE4"/>
    <w:rsid w:val="1C34578A"/>
    <w:rsid w:val="1C3F51C2"/>
    <w:rsid w:val="1C4C7DEB"/>
    <w:rsid w:val="1C4D7F6B"/>
    <w:rsid w:val="1C585540"/>
    <w:rsid w:val="1C5F63A6"/>
    <w:rsid w:val="1C7513AC"/>
    <w:rsid w:val="1C9729AD"/>
    <w:rsid w:val="1CAE7F67"/>
    <w:rsid w:val="1CB6797C"/>
    <w:rsid w:val="1CBB637A"/>
    <w:rsid w:val="1CC33352"/>
    <w:rsid w:val="1CD540C8"/>
    <w:rsid w:val="1CD85CBA"/>
    <w:rsid w:val="1CEC0DBD"/>
    <w:rsid w:val="1D0520AD"/>
    <w:rsid w:val="1D0D5ADF"/>
    <w:rsid w:val="1D181D79"/>
    <w:rsid w:val="1D1A1BDF"/>
    <w:rsid w:val="1D28001A"/>
    <w:rsid w:val="1D38299C"/>
    <w:rsid w:val="1D384905"/>
    <w:rsid w:val="1D3D2D4C"/>
    <w:rsid w:val="1D443682"/>
    <w:rsid w:val="1D540DB7"/>
    <w:rsid w:val="1D545ADE"/>
    <w:rsid w:val="1D5B7264"/>
    <w:rsid w:val="1D734218"/>
    <w:rsid w:val="1D73479A"/>
    <w:rsid w:val="1D886EC8"/>
    <w:rsid w:val="1D9D48D1"/>
    <w:rsid w:val="1DA07278"/>
    <w:rsid w:val="1DB767A5"/>
    <w:rsid w:val="1DC3447C"/>
    <w:rsid w:val="1DCC7D88"/>
    <w:rsid w:val="1DD2018A"/>
    <w:rsid w:val="1DE065F9"/>
    <w:rsid w:val="1DEA7A85"/>
    <w:rsid w:val="1E1D6B69"/>
    <w:rsid w:val="1E1F1B80"/>
    <w:rsid w:val="1E305E46"/>
    <w:rsid w:val="1E3414A4"/>
    <w:rsid w:val="1E573476"/>
    <w:rsid w:val="1E6576C3"/>
    <w:rsid w:val="1E6A0AF1"/>
    <w:rsid w:val="1E723C75"/>
    <w:rsid w:val="1E7D50F5"/>
    <w:rsid w:val="1E893A4C"/>
    <w:rsid w:val="1E9369C9"/>
    <w:rsid w:val="1E952F81"/>
    <w:rsid w:val="1EA15B95"/>
    <w:rsid w:val="1EAB0DBC"/>
    <w:rsid w:val="1EC5360D"/>
    <w:rsid w:val="1EE66AFF"/>
    <w:rsid w:val="1EF009BC"/>
    <w:rsid w:val="1F0F614F"/>
    <w:rsid w:val="1F4F0921"/>
    <w:rsid w:val="1F50785B"/>
    <w:rsid w:val="1F5E46F9"/>
    <w:rsid w:val="1F7905F5"/>
    <w:rsid w:val="1F8771A1"/>
    <w:rsid w:val="1F8B5D24"/>
    <w:rsid w:val="1F8C3FD1"/>
    <w:rsid w:val="1F9746EC"/>
    <w:rsid w:val="1F9859BC"/>
    <w:rsid w:val="1FB76E8C"/>
    <w:rsid w:val="1FBF09EF"/>
    <w:rsid w:val="1FCB3A55"/>
    <w:rsid w:val="1FE44638"/>
    <w:rsid w:val="1FED54AB"/>
    <w:rsid w:val="1FFA12DD"/>
    <w:rsid w:val="1FFC3DEE"/>
    <w:rsid w:val="20025D6B"/>
    <w:rsid w:val="202E2FAD"/>
    <w:rsid w:val="2031256F"/>
    <w:rsid w:val="2032655C"/>
    <w:rsid w:val="203E348C"/>
    <w:rsid w:val="20462D42"/>
    <w:rsid w:val="20486A71"/>
    <w:rsid w:val="205056C0"/>
    <w:rsid w:val="20895274"/>
    <w:rsid w:val="20AE1A8D"/>
    <w:rsid w:val="20D51DC7"/>
    <w:rsid w:val="20D83B05"/>
    <w:rsid w:val="20F31FBF"/>
    <w:rsid w:val="20F34CDE"/>
    <w:rsid w:val="212D5480"/>
    <w:rsid w:val="213C3415"/>
    <w:rsid w:val="213F0C82"/>
    <w:rsid w:val="214055A5"/>
    <w:rsid w:val="21513267"/>
    <w:rsid w:val="215B0647"/>
    <w:rsid w:val="215B7041"/>
    <w:rsid w:val="21986530"/>
    <w:rsid w:val="219D422E"/>
    <w:rsid w:val="21BD53F7"/>
    <w:rsid w:val="21D044A7"/>
    <w:rsid w:val="21E30AD6"/>
    <w:rsid w:val="21E9106C"/>
    <w:rsid w:val="21F338C8"/>
    <w:rsid w:val="22136EFB"/>
    <w:rsid w:val="22277688"/>
    <w:rsid w:val="222F1C06"/>
    <w:rsid w:val="22322E8D"/>
    <w:rsid w:val="22345EE7"/>
    <w:rsid w:val="224A5C65"/>
    <w:rsid w:val="225368FE"/>
    <w:rsid w:val="226F47DA"/>
    <w:rsid w:val="227E4FC8"/>
    <w:rsid w:val="229D070C"/>
    <w:rsid w:val="229F7057"/>
    <w:rsid w:val="22A0782A"/>
    <w:rsid w:val="22A96EF9"/>
    <w:rsid w:val="22AA02CC"/>
    <w:rsid w:val="22C01A49"/>
    <w:rsid w:val="22C753B4"/>
    <w:rsid w:val="22D810F2"/>
    <w:rsid w:val="22E66092"/>
    <w:rsid w:val="230203F3"/>
    <w:rsid w:val="231F1C62"/>
    <w:rsid w:val="23236AD8"/>
    <w:rsid w:val="23244207"/>
    <w:rsid w:val="23274301"/>
    <w:rsid w:val="23282170"/>
    <w:rsid w:val="232A50B4"/>
    <w:rsid w:val="23432B0B"/>
    <w:rsid w:val="235F7A92"/>
    <w:rsid w:val="23697BF5"/>
    <w:rsid w:val="236D5C67"/>
    <w:rsid w:val="23704FE8"/>
    <w:rsid w:val="238041A2"/>
    <w:rsid w:val="23900487"/>
    <w:rsid w:val="23953F30"/>
    <w:rsid w:val="23BB00A6"/>
    <w:rsid w:val="23E52597"/>
    <w:rsid w:val="23E72DB8"/>
    <w:rsid w:val="23F43750"/>
    <w:rsid w:val="240328AA"/>
    <w:rsid w:val="24223821"/>
    <w:rsid w:val="243279D1"/>
    <w:rsid w:val="24424F08"/>
    <w:rsid w:val="24507E57"/>
    <w:rsid w:val="246B5B72"/>
    <w:rsid w:val="247164AE"/>
    <w:rsid w:val="247A3075"/>
    <w:rsid w:val="247B0214"/>
    <w:rsid w:val="248B4649"/>
    <w:rsid w:val="24902075"/>
    <w:rsid w:val="24A63957"/>
    <w:rsid w:val="24B9010B"/>
    <w:rsid w:val="24D2342C"/>
    <w:rsid w:val="24F320EA"/>
    <w:rsid w:val="250046DC"/>
    <w:rsid w:val="25097C40"/>
    <w:rsid w:val="253F23A5"/>
    <w:rsid w:val="25470E2F"/>
    <w:rsid w:val="255C050E"/>
    <w:rsid w:val="259A5A3A"/>
    <w:rsid w:val="259F2735"/>
    <w:rsid w:val="25C64874"/>
    <w:rsid w:val="25C8028C"/>
    <w:rsid w:val="25CC31C4"/>
    <w:rsid w:val="25CF628F"/>
    <w:rsid w:val="25D220F2"/>
    <w:rsid w:val="25EB3AFE"/>
    <w:rsid w:val="25F53506"/>
    <w:rsid w:val="261C66B1"/>
    <w:rsid w:val="26993FF3"/>
    <w:rsid w:val="26A04197"/>
    <w:rsid w:val="26B47F5C"/>
    <w:rsid w:val="26B979F1"/>
    <w:rsid w:val="26C76E93"/>
    <w:rsid w:val="26E455CF"/>
    <w:rsid w:val="26F93AA3"/>
    <w:rsid w:val="26FB45EB"/>
    <w:rsid w:val="271F39BF"/>
    <w:rsid w:val="2723353A"/>
    <w:rsid w:val="272E61D9"/>
    <w:rsid w:val="272F55FD"/>
    <w:rsid w:val="273A150F"/>
    <w:rsid w:val="27483430"/>
    <w:rsid w:val="27514612"/>
    <w:rsid w:val="275A23D1"/>
    <w:rsid w:val="27604855"/>
    <w:rsid w:val="276C7695"/>
    <w:rsid w:val="276D7F6F"/>
    <w:rsid w:val="277A14C9"/>
    <w:rsid w:val="279F486E"/>
    <w:rsid w:val="27B248BD"/>
    <w:rsid w:val="27CD0357"/>
    <w:rsid w:val="27EC1AAE"/>
    <w:rsid w:val="27ED6DB7"/>
    <w:rsid w:val="27EE6E31"/>
    <w:rsid w:val="27F751B9"/>
    <w:rsid w:val="281465A8"/>
    <w:rsid w:val="282574D4"/>
    <w:rsid w:val="28321F00"/>
    <w:rsid w:val="28450F71"/>
    <w:rsid w:val="28461D1E"/>
    <w:rsid w:val="284E5016"/>
    <w:rsid w:val="284F4DCF"/>
    <w:rsid w:val="28523517"/>
    <w:rsid w:val="287B79EF"/>
    <w:rsid w:val="288727ED"/>
    <w:rsid w:val="28B113F8"/>
    <w:rsid w:val="28B226A4"/>
    <w:rsid w:val="28C9726F"/>
    <w:rsid w:val="28D549A3"/>
    <w:rsid w:val="28D728F5"/>
    <w:rsid w:val="28DA6DEB"/>
    <w:rsid w:val="28ED15E9"/>
    <w:rsid w:val="28F86C74"/>
    <w:rsid w:val="29131FB2"/>
    <w:rsid w:val="295D54F0"/>
    <w:rsid w:val="296D69CC"/>
    <w:rsid w:val="29735B1D"/>
    <w:rsid w:val="29A033F0"/>
    <w:rsid w:val="29AC6CED"/>
    <w:rsid w:val="29B757F7"/>
    <w:rsid w:val="29D24C11"/>
    <w:rsid w:val="29F43DE7"/>
    <w:rsid w:val="2A087281"/>
    <w:rsid w:val="2A517423"/>
    <w:rsid w:val="2A542A73"/>
    <w:rsid w:val="2A6104A3"/>
    <w:rsid w:val="2A637492"/>
    <w:rsid w:val="2A6D3410"/>
    <w:rsid w:val="2A8C01F8"/>
    <w:rsid w:val="2A9A69DA"/>
    <w:rsid w:val="2AA60CEE"/>
    <w:rsid w:val="2AAD0F06"/>
    <w:rsid w:val="2AB93F01"/>
    <w:rsid w:val="2ABB1B1F"/>
    <w:rsid w:val="2ABB2C22"/>
    <w:rsid w:val="2AC645DB"/>
    <w:rsid w:val="2ACB4712"/>
    <w:rsid w:val="2AD32743"/>
    <w:rsid w:val="2AE65F5D"/>
    <w:rsid w:val="2B1B7E02"/>
    <w:rsid w:val="2B1C6D6E"/>
    <w:rsid w:val="2B3002E1"/>
    <w:rsid w:val="2B5A0E06"/>
    <w:rsid w:val="2B5B2183"/>
    <w:rsid w:val="2B5D7F47"/>
    <w:rsid w:val="2B632386"/>
    <w:rsid w:val="2B801021"/>
    <w:rsid w:val="2BAE7E7F"/>
    <w:rsid w:val="2BBC0148"/>
    <w:rsid w:val="2BD10619"/>
    <w:rsid w:val="2BDB4153"/>
    <w:rsid w:val="2BE544EF"/>
    <w:rsid w:val="2C03763E"/>
    <w:rsid w:val="2C307A37"/>
    <w:rsid w:val="2C3E670E"/>
    <w:rsid w:val="2C514B7B"/>
    <w:rsid w:val="2C566664"/>
    <w:rsid w:val="2C567FD4"/>
    <w:rsid w:val="2C575A56"/>
    <w:rsid w:val="2C662997"/>
    <w:rsid w:val="2C6C3DBD"/>
    <w:rsid w:val="2C724EF3"/>
    <w:rsid w:val="2C81783C"/>
    <w:rsid w:val="2C935C03"/>
    <w:rsid w:val="2C96770F"/>
    <w:rsid w:val="2CB300DD"/>
    <w:rsid w:val="2CE6483A"/>
    <w:rsid w:val="2CF52151"/>
    <w:rsid w:val="2CFC4A34"/>
    <w:rsid w:val="2D125FF0"/>
    <w:rsid w:val="2D300512"/>
    <w:rsid w:val="2D3A618C"/>
    <w:rsid w:val="2D463F4D"/>
    <w:rsid w:val="2D5406B4"/>
    <w:rsid w:val="2D653D1D"/>
    <w:rsid w:val="2D7A4974"/>
    <w:rsid w:val="2DA73216"/>
    <w:rsid w:val="2DAA74E0"/>
    <w:rsid w:val="2DAC0A59"/>
    <w:rsid w:val="2DBA5FCD"/>
    <w:rsid w:val="2DE61CD9"/>
    <w:rsid w:val="2E0A39DC"/>
    <w:rsid w:val="2E115701"/>
    <w:rsid w:val="2E21674A"/>
    <w:rsid w:val="2E2C75D6"/>
    <w:rsid w:val="2E6E5F17"/>
    <w:rsid w:val="2E825AD2"/>
    <w:rsid w:val="2EA901B0"/>
    <w:rsid w:val="2EB07FFF"/>
    <w:rsid w:val="2ECB4447"/>
    <w:rsid w:val="2EE15518"/>
    <w:rsid w:val="2EE60E75"/>
    <w:rsid w:val="2EF54D18"/>
    <w:rsid w:val="2EF83961"/>
    <w:rsid w:val="2EFF2EDF"/>
    <w:rsid w:val="2F370CE9"/>
    <w:rsid w:val="2F410BD5"/>
    <w:rsid w:val="2F453E90"/>
    <w:rsid w:val="2F493491"/>
    <w:rsid w:val="2F5A74D5"/>
    <w:rsid w:val="2F8C5ED4"/>
    <w:rsid w:val="2F8F3F5D"/>
    <w:rsid w:val="2FBD455A"/>
    <w:rsid w:val="2FC82297"/>
    <w:rsid w:val="2FCB7D9B"/>
    <w:rsid w:val="2FD30076"/>
    <w:rsid w:val="2FE017DD"/>
    <w:rsid w:val="2FF15F22"/>
    <w:rsid w:val="2FF324AF"/>
    <w:rsid w:val="2FFB63E5"/>
    <w:rsid w:val="300B73F6"/>
    <w:rsid w:val="300C23F5"/>
    <w:rsid w:val="3015430E"/>
    <w:rsid w:val="301E46C3"/>
    <w:rsid w:val="302C6D8E"/>
    <w:rsid w:val="302E60DB"/>
    <w:rsid w:val="303164B3"/>
    <w:rsid w:val="30446459"/>
    <w:rsid w:val="304940D8"/>
    <w:rsid w:val="306553A3"/>
    <w:rsid w:val="3069378E"/>
    <w:rsid w:val="308772B6"/>
    <w:rsid w:val="30C62A66"/>
    <w:rsid w:val="30C933D7"/>
    <w:rsid w:val="30D47A65"/>
    <w:rsid w:val="30D54BFE"/>
    <w:rsid w:val="30D73869"/>
    <w:rsid w:val="30E56DFD"/>
    <w:rsid w:val="30F954A4"/>
    <w:rsid w:val="3110548F"/>
    <w:rsid w:val="312814B8"/>
    <w:rsid w:val="313C778B"/>
    <w:rsid w:val="314562E7"/>
    <w:rsid w:val="314F50C0"/>
    <w:rsid w:val="31732E13"/>
    <w:rsid w:val="318077C8"/>
    <w:rsid w:val="318A1295"/>
    <w:rsid w:val="31A4364D"/>
    <w:rsid w:val="31DE6E0A"/>
    <w:rsid w:val="31DF79A9"/>
    <w:rsid w:val="31EA1617"/>
    <w:rsid w:val="31F95677"/>
    <w:rsid w:val="324C532D"/>
    <w:rsid w:val="325058C6"/>
    <w:rsid w:val="325B2EC3"/>
    <w:rsid w:val="328650F5"/>
    <w:rsid w:val="329C15DA"/>
    <w:rsid w:val="32A82466"/>
    <w:rsid w:val="32C46725"/>
    <w:rsid w:val="32D86AF0"/>
    <w:rsid w:val="32DF753E"/>
    <w:rsid w:val="32E14E94"/>
    <w:rsid w:val="32EC50D1"/>
    <w:rsid w:val="33002D03"/>
    <w:rsid w:val="33075279"/>
    <w:rsid w:val="33107D3E"/>
    <w:rsid w:val="33271199"/>
    <w:rsid w:val="33412BDD"/>
    <w:rsid w:val="33481C33"/>
    <w:rsid w:val="33560BC1"/>
    <w:rsid w:val="335F3CDB"/>
    <w:rsid w:val="335F5A1F"/>
    <w:rsid w:val="336056B3"/>
    <w:rsid w:val="337F2F02"/>
    <w:rsid w:val="3396024C"/>
    <w:rsid w:val="33A3446E"/>
    <w:rsid w:val="33B573D1"/>
    <w:rsid w:val="33D56E4B"/>
    <w:rsid w:val="33EE1189"/>
    <w:rsid w:val="340A078B"/>
    <w:rsid w:val="340B50FA"/>
    <w:rsid w:val="342E2DB1"/>
    <w:rsid w:val="345221B6"/>
    <w:rsid w:val="34676FA3"/>
    <w:rsid w:val="34705E4B"/>
    <w:rsid w:val="34713BFD"/>
    <w:rsid w:val="34745E56"/>
    <w:rsid w:val="347A2085"/>
    <w:rsid w:val="348240B1"/>
    <w:rsid w:val="348E7D9B"/>
    <w:rsid w:val="348F6779"/>
    <w:rsid w:val="348F7AC4"/>
    <w:rsid w:val="34920217"/>
    <w:rsid w:val="34A00B1D"/>
    <w:rsid w:val="34B41B95"/>
    <w:rsid w:val="34C71D14"/>
    <w:rsid w:val="34D4478E"/>
    <w:rsid w:val="34E000D0"/>
    <w:rsid w:val="34F72A40"/>
    <w:rsid w:val="34F86B43"/>
    <w:rsid w:val="34FD336F"/>
    <w:rsid w:val="353B3CA5"/>
    <w:rsid w:val="35521858"/>
    <w:rsid w:val="357439D4"/>
    <w:rsid w:val="357E7178"/>
    <w:rsid w:val="3591457C"/>
    <w:rsid w:val="35A46016"/>
    <w:rsid w:val="35A63D7A"/>
    <w:rsid w:val="35A84527"/>
    <w:rsid w:val="35C35F0E"/>
    <w:rsid w:val="35C547D8"/>
    <w:rsid w:val="35C95AC7"/>
    <w:rsid w:val="35CB2BB3"/>
    <w:rsid w:val="35D72CA1"/>
    <w:rsid w:val="35DC597F"/>
    <w:rsid w:val="35DE019D"/>
    <w:rsid w:val="35DF1E96"/>
    <w:rsid w:val="35EC25CA"/>
    <w:rsid w:val="36046FF8"/>
    <w:rsid w:val="36105DCE"/>
    <w:rsid w:val="36216A8F"/>
    <w:rsid w:val="362E4A07"/>
    <w:rsid w:val="363E7ABF"/>
    <w:rsid w:val="36611C66"/>
    <w:rsid w:val="366C52BB"/>
    <w:rsid w:val="367418D1"/>
    <w:rsid w:val="36830867"/>
    <w:rsid w:val="368A2F3E"/>
    <w:rsid w:val="36A72740"/>
    <w:rsid w:val="36AB2277"/>
    <w:rsid w:val="36B87A7C"/>
    <w:rsid w:val="36D04B8D"/>
    <w:rsid w:val="36E71994"/>
    <w:rsid w:val="36F467C6"/>
    <w:rsid w:val="372E3FC7"/>
    <w:rsid w:val="373D368C"/>
    <w:rsid w:val="37503E9F"/>
    <w:rsid w:val="375C6803"/>
    <w:rsid w:val="376F6EDF"/>
    <w:rsid w:val="377038F8"/>
    <w:rsid w:val="37831BB2"/>
    <w:rsid w:val="3788258A"/>
    <w:rsid w:val="37EC5882"/>
    <w:rsid w:val="37EC5FE5"/>
    <w:rsid w:val="37F06328"/>
    <w:rsid w:val="37F749C8"/>
    <w:rsid w:val="380E6EAB"/>
    <w:rsid w:val="3814580A"/>
    <w:rsid w:val="381E18DB"/>
    <w:rsid w:val="38502D81"/>
    <w:rsid w:val="385F5794"/>
    <w:rsid w:val="386C2BE7"/>
    <w:rsid w:val="38736485"/>
    <w:rsid w:val="3876113B"/>
    <w:rsid w:val="387B7CB7"/>
    <w:rsid w:val="38874ACF"/>
    <w:rsid w:val="38933536"/>
    <w:rsid w:val="38941F2F"/>
    <w:rsid w:val="38A147D3"/>
    <w:rsid w:val="38B21A10"/>
    <w:rsid w:val="38C92A3E"/>
    <w:rsid w:val="38EC7499"/>
    <w:rsid w:val="38FC7840"/>
    <w:rsid w:val="395B30CE"/>
    <w:rsid w:val="395E5096"/>
    <w:rsid w:val="396F0F8C"/>
    <w:rsid w:val="397B4197"/>
    <w:rsid w:val="39A52BF9"/>
    <w:rsid w:val="39D17CA6"/>
    <w:rsid w:val="39E97AD3"/>
    <w:rsid w:val="3A15503C"/>
    <w:rsid w:val="3A322EC1"/>
    <w:rsid w:val="3A3851EB"/>
    <w:rsid w:val="3A413C83"/>
    <w:rsid w:val="3A4A73CA"/>
    <w:rsid w:val="3A533DBA"/>
    <w:rsid w:val="3A6C06EC"/>
    <w:rsid w:val="3A7D7F6D"/>
    <w:rsid w:val="3AB04704"/>
    <w:rsid w:val="3AB66C0C"/>
    <w:rsid w:val="3ABE78CC"/>
    <w:rsid w:val="3AD76025"/>
    <w:rsid w:val="3AE64F76"/>
    <w:rsid w:val="3B117412"/>
    <w:rsid w:val="3B3F1A9E"/>
    <w:rsid w:val="3B456714"/>
    <w:rsid w:val="3B5F6E4C"/>
    <w:rsid w:val="3B6807D7"/>
    <w:rsid w:val="3B8778CC"/>
    <w:rsid w:val="3BB8063A"/>
    <w:rsid w:val="3BDC04F6"/>
    <w:rsid w:val="3BE5710F"/>
    <w:rsid w:val="3C1910A3"/>
    <w:rsid w:val="3C1C6432"/>
    <w:rsid w:val="3C1D00E6"/>
    <w:rsid w:val="3C26014F"/>
    <w:rsid w:val="3C440C30"/>
    <w:rsid w:val="3C521512"/>
    <w:rsid w:val="3C5B6087"/>
    <w:rsid w:val="3C5F4C83"/>
    <w:rsid w:val="3C6A1B63"/>
    <w:rsid w:val="3C781790"/>
    <w:rsid w:val="3C78783A"/>
    <w:rsid w:val="3C942CC3"/>
    <w:rsid w:val="3C9613C2"/>
    <w:rsid w:val="3CC52046"/>
    <w:rsid w:val="3CC72DC1"/>
    <w:rsid w:val="3CCB5CE7"/>
    <w:rsid w:val="3CDE78BE"/>
    <w:rsid w:val="3CE4192F"/>
    <w:rsid w:val="3CEE77ED"/>
    <w:rsid w:val="3D224E5C"/>
    <w:rsid w:val="3D3B687F"/>
    <w:rsid w:val="3D3D6D72"/>
    <w:rsid w:val="3D56341A"/>
    <w:rsid w:val="3D635D37"/>
    <w:rsid w:val="3D6B4F0A"/>
    <w:rsid w:val="3D7D4C07"/>
    <w:rsid w:val="3D823718"/>
    <w:rsid w:val="3D956B7F"/>
    <w:rsid w:val="3D9E630C"/>
    <w:rsid w:val="3DD01FD4"/>
    <w:rsid w:val="3E1715C6"/>
    <w:rsid w:val="3E2449C7"/>
    <w:rsid w:val="3E275316"/>
    <w:rsid w:val="3E33045B"/>
    <w:rsid w:val="3E370A67"/>
    <w:rsid w:val="3E6C31F4"/>
    <w:rsid w:val="3E831128"/>
    <w:rsid w:val="3E902962"/>
    <w:rsid w:val="3EAB79D6"/>
    <w:rsid w:val="3EAC01D6"/>
    <w:rsid w:val="3ED542B4"/>
    <w:rsid w:val="3EFD45C0"/>
    <w:rsid w:val="3F011143"/>
    <w:rsid w:val="3F14769B"/>
    <w:rsid w:val="3F1B4469"/>
    <w:rsid w:val="3F37655A"/>
    <w:rsid w:val="3F541907"/>
    <w:rsid w:val="3F5555FD"/>
    <w:rsid w:val="3F6E2E9C"/>
    <w:rsid w:val="3F773F73"/>
    <w:rsid w:val="3F823E63"/>
    <w:rsid w:val="3F897579"/>
    <w:rsid w:val="3F9807B5"/>
    <w:rsid w:val="3F9A3AD1"/>
    <w:rsid w:val="3FA7706D"/>
    <w:rsid w:val="3FB55F6F"/>
    <w:rsid w:val="40107E74"/>
    <w:rsid w:val="403A6545"/>
    <w:rsid w:val="405210D4"/>
    <w:rsid w:val="405468EE"/>
    <w:rsid w:val="405F34A4"/>
    <w:rsid w:val="40792FF1"/>
    <w:rsid w:val="409530D7"/>
    <w:rsid w:val="409D2BA7"/>
    <w:rsid w:val="40A37939"/>
    <w:rsid w:val="40AD4AAD"/>
    <w:rsid w:val="40B66312"/>
    <w:rsid w:val="40D41955"/>
    <w:rsid w:val="40ED264F"/>
    <w:rsid w:val="412B6CE9"/>
    <w:rsid w:val="412C0602"/>
    <w:rsid w:val="41596BAF"/>
    <w:rsid w:val="41693D95"/>
    <w:rsid w:val="417F7261"/>
    <w:rsid w:val="41917066"/>
    <w:rsid w:val="419B76F0"/>
    <w:rsid w:val="41AC6E21"/>
    <w:rsid w:val="41B076E0"/>
    <w:rsid w:val="41C04427"/>
    <w:rsid w:val="41CB6766"/>
    <w:rsid w:val="41D04BDD"/>
    <w:rsid w:val="41DB398F"/>
    <w:rsid w:val="42127FFC"/>
    <w:rsid w:val="42156510"/>
    <w:rsid w:val="421F4ED5"/>
    <w:rsid w:val="42313E94"/>
    <w:rsid w:val="425732B0"/>
    <w:rsid w:val="426C73BF"/>
    <w:rsid w:val="42792EBE"/>
    <w:rsid w:val="429A665B"/>
    <w:rsid w:val="42A013A4"/>
    <w:rsid w:val="42A61D66"/>
    <w:rsid w:val="42A77656"/>
    <w:rsid w:val="42C80771"/>
    <w:rsid w:val="42DF2D7C"/>
    <w:rsid w:val="42F81ED3"/>
    <w:rsid w:val="42F85B6E"/>
    <w:rsid w:val="42FA5E1D"/>
    <w:rsid w:val="43202F3A"/>
    <w:rsid w:val="43424ECB"/>
    <w:rsid w:val="43644539"/>
    <w:rsid w:val="437F7A73"/>
    <w:rsid w:val="43804C21"/>
    <w:rsid w:val="438830DA"/>
    <w:rsid w:val="43AB217E"/>
    <w:rsid w:val="43B5087E"/>
    <w:rsid w:val="43DC49E4"/>
    <w:rsid w:val="43DF7FC7"/>
    <w:rsid w:val="43E75865"/>
    <w:rsid w:val="440B26F6"/>
    <w:rsid w:val="4430570D"/>
    <w:rsid w:val="44376E3C"/>
    <w:rsid w:val="44453F24"/>
    <w:rsid w:val="44470C45"/>
    <w:rsid w:val="44563D3A"/>
    <w:rsid w:val="445D6B9F"/>
    <w:rsid w:val="44740763"/>
    <w:rsid w:val="4485503F"/>
    <w:rsid w:val="448A05FE"/>
    <w:rsid w:val="449511F9"/>
    <w:rsid w:val="44BA3A5D"/>
    <w:rsid w:val="450560CF"/>
    <w:rsid w:val="45126E9C"/>
    <w:rsid w:val="45234A8E"/>
    <w:rsid w:val="45307B67"/>
    <w:rsid w:val="453749EF"/>
    <w:rsid w:val="45384064"/>
    <w:rsid w:val="455D2508"/>
    <w:rsid w:val="456264E6"/>
    <w:rsid w:val="45757579"/>
    <w:rsid w:val="45791EB3"/>
    <w:rsid w:val="45800BDC"/>
    <w:rsid w:val="458F482B"/>
    <w:rsid w:val="45920DA5"/>
    <w:rsid w:val="45947D5B"/>
    <w:rsid w:val="45B37489"/>
    <w:rsid w:val="45D82865"/>
    <w:rsid w:val="45DF7DE6"/>
    <w:rsid w:val="45EB289C"/>
    <w:rsid w:val="45F50024"/>
    <w:rsid w:val="460650D3"/>
    <w:rsid w:val="46187AE6"/>
    <w:rsid w:val="462D06A1"/>
    <w:rsid w:val="4631270C"/>
    <w:rsid w:val="46386605"/>
    <w:rsid w:val="463A7C07"/>
    <w:rsid w:val="464A1B8F"/>
    <w:rsid w:val="468054CA"/>
    <w:rsid w:val="4688450D"/>
    <w:rsid w:val="4688515E"/>
    <w:rsid w:val="468F3798"/>
    <w:rsid w:val="469A7F02"/>
    <w:rsid w:val="46AB4D23"/>
    <w:rsid w:val="46BC11E8"/>
    <w:rsid w:val="46C2478C"/>
    <w:rsid w:val="46CD01B3"/>
    <w:rsid w:val="46D45190"/>
    <w:rsid w:val="46D4682C"/>
    <w:rsid w:val="46DB343F"/>
    <w:rsid w:val="46E733AC"/>
    <w:rsid w:val="46EA30C5"/>
    <w:rsid w:val="46EF13EF"/>
    <w:rsid w:val="46FB75DC"/>
    <w:rsid w:val="4705068E"/>
    <w:rsid w:val="470906CD"/>
    <w:rsid w:val="47094169"/>
    <w:rsid w:val="47235F39"/>
    <w:rsid w:val="472A0C5F"/>
    <w:rsid w:val="472C54E6"/>
    <w:rsid w:val="473D08D3"/>
    <w:rsid w:val="476779C6"/>
    <w:rsid w:val="477809F7"/>
    <w:rsid w:val="477D2815"/>
    <w:rsid w:val="478101A3"/>
    <w:rsid w:val="47995F54"/>
    <w:rsid w:val="479B2A58"/>
    <w:rsid w:val="47D4372E"/>
    <w:rsid w:val="47D87A91"/>
    <w:rsid w:val="48070944"/>
    <w:rsid w:val="48354569"/>
    <w:rsid w:val="483713B1"/>
    <w:rsid w:val="48394D2A"/>
    <w:rsid w:val="48906E9A"/>
    <w:rsid w:val="48967FA8"/>
    <w:rsid w:val="489A4BBF"/>
    <w:rsid w:val="489D0348"/>
    <w:rsid w:val="48C245A9"/>
    <w:rsid w:val="48DB59B9"/>
    <w:rsid w:val="48F86C02"/>
    <w:rsid w:val="49105636"/>
    <w:rsid w:val="493074E1"/>
    <w:rsid w:val="49347916"/>
    <w:rsid w:val="494E05C9"/>
    <w:rsid w:val="49793669"/>
    <w:rsid w:val="49942954"/>
    <w:rsid w:val="49AB21BF"/>
    <w:rsid w:val="49B26550"/>
    <w:rsid w:val="49B96903"/>
    <w:rsid w:val="49D655CD"/>
    <w:rsid w:val="49DE49DA"/>
    <w:rsid w:val="49F32118"/>
    <w:rsid w:val="49FD660C"/>
    <w:rsid w:val="4A015DBD"/>
    <w:rsid w:val="4A162E25"/>
    <w:rsid w:val="4A3E237C"/>
    <w:rsid w:val="4A437C88"/>
    <w:rsid w:val="4A4554B8"/>
    <w:rsid w:val="4A496AF7"/>
    <w:rsid w:val="4A7519C8"/>
    <w:rsid w:val="4AC83FF5"/>
    <w:rsid w:val="4ACB71BC"/>
    <w:rsid w:val="4AD3096F"/>
    <w:rsid w:val="4AE85119"/>
    <w:rsid w:val="4AEE54D1"/>
    <w:rsid w:val="4AFD0337"/>
    <w:rsid w:val="4AFF7F4E"/>
    <w:rsid w:val="4B0C3CFC"/>
    <w:rsid w:val="4B0D4CE1"/>
    <w:rsid w:val="4B13022E"/>
    <w:rsid w:val="4B225D19"/>
    <w:rsid w:val="4B3841EE"/>
    <w:rsid w:val="4B45613C"/>
    <w:rsid w:val="4B596751"/>
    <w:rsid w:val="4B72175D"/>
    <w:rsid w:val="4B753125"/>
    <w:rsid w:val="4B8A2306"/>
    <w:rsid w:val="4BAC7162"/>
    <w:rsid w:val="4BC77D0E"/>
    <w:rsid w:val="4BDD0948"/>
    <w:rsid w:val="4BDD7D6C"/>
    <w:rsid w:val="4BEB010C"/>
    <w:rsid w:val="4C134DA2"/>
    <w:rsid w:val="4C173193"/>
    <w:rsid w:val="4C237A7B"/>
    <w:rsid w:val="4C3659D2"/>
    <w:rsid w:val="4C4009FE"/>
    <w:rsid w:val="4C58179D"/>
    <w:rsid w:val="4C5A55C5"/>
    <w:rsid w:val="4C5E66D1"/>
    <w:rsid w:val="4C6B0803"/>
    <w:rsid w:val="4C866AA3"/>
    <w:rsid w:val="4C87705C"/>
    <w:rsid w:val="4C9D7F05"/>
    <w:rsid w:val="4CAB0CC0"/>
    <w:rsid w:val="4CBD4B5D"/>
    <w:rsid w:val="4CBE409E"/>
    <w:rsid w:val="4CC03573"/>
    <w:rsid w:val="4CCD0003"/>
    <w:rsid w:val="4CE1169E"/>
    <w:rsid w:val="4CF778BE"/>
    <w:rsid w:val="4D020133"/>
    <w:rsid w:val="4D040E6D"/>
    <w:rsid w:val="4D0C6B88"/>
    <w:rsid w:val="4D1B2481"/>
    <w:rsid w:val="4D200EFC"/>
    <w:rsid w:val="4D242B3C"/>
    <w:rsid w:val="4D312DC5"/>
    <w:rsid w:val="4D4D68BE"/>
    <w:rsid w:val="4D5B0EA9"/>
    <w:rsid w:val="4D78678C"/>
    <w:rsid w:val="4D913927"/>
    <w:rsid w:val="4DA8316C"/>
    <w:rsid w:val="4DBD24AC"/>
    <w:rsid w:val="4DBE73C9"/>
    <w:rsid w:val="4DCD4C46"/>
    <w:rsid w:val="4DDD7F17"/>
    <w:rsid w:val="4DEE5AFD"/>
    <w:rsid w:val="4DF717CD"/>
    <w:rsid w:val="4E2F4303"/>
    <w:rsid w:val="4E6C0EBC"/>
    <w:rsid w:val="4E817440"/>
    <w:rsid w:val="4E8E4D56"/>
    <w:rsid w:val="4EA316A1"/>
    <w:rsid w:val="4EA3230B"/>
    <w:rsid w:val="4EA53C12"/>
    <w:rsid w:val="4EC6430B"/>
    <w:rsid w:val="4ED5368F"/>
    <w:rsid w:val="4EF925E0"/>
    <w:rsid w:val="4F0C778E"/>
    <w:rsid w:val="4F22747B"/>
    <w:rsid w:val="4F255D12"/>
    <w:rsid w:val="4F283151"/>
    <w:rsid w:val="4F5E2671"/>
    <w:rsid w:val="4F7B6AD7"/>
    <w:rsid w:val="4FC2367C"/>
    <w:rsid w:val="503029ED"/>
    <w:rsid w:val="503C2295"/>
    <w:rsid w:val="50417BA0"/>
    <w:rsid w:val="504644C8"/>
    <w:rsid w:val="50662A66"/>
    <w:rsid w:val="506A716B"/>
    <w:rsid w:val="50821F79"/>
    <w:rsid w:val="508A6E38"/>
    <w:rsid w:val="508D7BA5"/>
    <w:rsid w:val="50B362B2"/>
    <w:rsid w:val="50D66CAE"/>
    <w:rsid w:val="50E85C87"/>
    <w:rsid w:val="50FA2A4B"/>
    <w:rsid w:val="51083B0C"/>
    <w:rsid w:val="510E55D2"/>
    <w:rsid w:val="512A1437"/>
    <w:rsid w:val="514D2C78"/>
    <w:rsid w:val="514E0197"/>
    <w:rsid w:val="516C45C9"/>
    <w:rsid w:val="51740B14"/>
    <w:rsid w:val="5178095B"/>
    <w:rsid w:val="51813154"/>
    <w:rsid w:val="519E0933"/>
    <w:rsid w:val="51A77457"/>
    <w:rsid w:val="51B15B17"/>
    <w:rsid w:val="51B8376E"/>
    <w:rsid w:val="51E045A5"/>
    <w:rsid w:val="5201170D"/>
    <w:rsid w:val="521033D4"/>
    <w:rsid w:val="521B3A8F"/>
    <w:rsid w:val="5225618B"/>
    <w:rsid w:val="52354FC7"/>
    <w:rsid w:val="52450697"/>
    <w:rsid w:val="524E1B29"/>
    <w:rsid w:val="526565AE"/>
    <w:rsid w:val="52687140"/>
    <w:rsid w:val="52720E14"/>
    <w:rsid w:val="52963D06"/>
    <w:rsid w:val="529848B9"/>
    <w:rsid w:val="52AE31C2"/>
    <w:rsid w:val="52B55474"/>
    <w:rsid w:val="52C24073"/>
    <w:rsid w:val="52C602AB"/>
    <w:rsid w:val="52C97858"/>
    <w:rsid w:val="52DF6FFB"/>
    <w:rsid w:val="52E0113A"/>
    <w:rsid w:val="52F60C57"/>
    <w:rsid w:val="52F62F4A"/>
    <w:rsid w:val="534F55FA"/>
    <w:rsid w:val="53926B2B"/>
    <w:rsid w:val="53C214D3"/>
    <w:rsid w:val="53C3158E"/>
    <w:rsid w:val="53C90B5B"/>
    <w:rsid w:val="53F22E5F"/>
    <w:rsid w:val="540363E3"/>
    <w:rsid w:val="543D0FD4"/>
    <w:rsid w:val="544A7D8B"/>
    <w:rsid w:val="54582AC8"/>
    <w:rsid w:val="54670726"/>
    <w:rsid w:val="54812F3B"/>
    <w:rsid w:val="548B4C57"/>
    <w:rsid w:val="549179B1"/>
    <w:rsid w:val="549602CF"/>
    <w:rsid w:val="54AE00FE"/>
    <w:rsid w:val="54BF3E65"/>
    <w:rsid w:val="54DF02CB"/>
    <w:rsid w:val="54E00467"/>
    <w:rsid w:val="54F31172"/>
    <w:rsid w:val="551647AA"/>
    <w:rsid w:val="552B06C5"/>
    <w:rsid w:val="55371339"/>
    <w:rsid w:val="553D3D8D"/>
    <w:rsid w:val="555004A9"/>
    <w:rsid w:val="5559119F"/>
    <w:rsid w:val="55687AF7"/>
    <w:rsid w:val="557B5785"/>
    <w:rsid w:val="558A4236"/>
    <w:rsid w:val="55982B00"/>
    <w:rsid w:val="55A70669"/>
    <w:rsid w:val="55E515A3"/>
    <w:rsid w:val="55EC38D3"/>
    <w:rsid w:val="55F23CAB"/>
    <w:rsid w:val="55F75153"/>
    <w:rsid w:val="55FA2FD9"/>
    <w:rsid w:val="560E7AEF"/>
    <w:rsid w:val="56135FBC"/>
    <w:rsid w:val="561823EA"/>
    <w:rsid w:val="56192937"/>
    <w:rsid w:val="561D553B"/>
    <w:rsid w:val="561F5DA3"/>
    <w:rsid w:val="56371003"/>
    <w:rsid w:val="56490CF3"/>
    <w:rsid w:val="564D6793"/>
    <w:rsid w:val="5651119B"/>
    <w:rsid w:val="56575206"/>
    <w:rsid w:val="56637327"/>
    <w:rsid w:val="56666EE2"/>
    <w:rsid w:val="567B7E74"/>
    <w:rsid w:val="56826CC6"/>
    <w:rsid w:val="56864D1B"/>
    <w:rsid w:val="568F1512"/>
    <w:rsid w:val="56905EAD"/>
    <w:rsid w:val="56970914"/>
    <w:rsid w:val="570045FE"/>
    <w:rsid w:val="57060878"/>
    <w:rsid w:val="570A6892"/>
    <w:rsid w:val="57332A9E"/>
    <w:rsid w:val="573E2A1E"/>
    <w:rsid w:val="575C1811"/>
    <w:rsid w:val="5776465F"/>
    <w:rsid w:val="577E202E"/>
    <w:rsid w:val="579935B4"/>
    <w:rsid w:val="57A00FAB"/>
    <w:rsid w:val="57A3594E"/>
    <w:rsid w:val="57A94AFA"/>
    <w:rsid w:val="57AE4225"/>
    <w:rsid w:val="57BF2EFD"/>
    <w:rsid w:val="57C51042"/>
    <w:rsid w:val="57DE484E"/>
    <w:rsid w:val="57E52089"/>
    <w:rsid w:val="57E65176"/>
    <w:rsid w:val="57E72ADF"/>
    <w:rsid w:val="58310614"/>
    <w:rsid w:val="584506EC"/>
    <w:rsid w:val="58557528"/>
    <w:rsid w:val="58762D79"/>
    <w:rsid w:val="587973A1"/>
    <w:rsid w:val="588D08D8"/>
    <w:rsid w:val="58A157EE"/>
    <w:rsid w:val="58B4012E"/>
    <w:rsid w:val="58BD134A"/>
    <w:rsid w:val="58CF662B"/>
    <w:rsid w:val="58DE2B4B"/>
    <w:rsid w:val="58EA4341"/>
    <w:rsid w:val="58ED10B4"/>
    <w:rsid w:val="5902422C"/>
    <w:rsid w:val="591D7EBC"/>
    <w:rsid w:val="591F331E"/>
    <w:rsid w:val="5947057A"/>
    <w:rsid w:val="5956738B"/>
    <w:rsid w:val="595B6559"/>
    <w:rsid w:val="59645E7F"/>
    <w:rsid w:val="5972443C"/>
    <w:rsid w:val="59A948AF"/>
    <w:rsid w:val="59AD247B"/>
    <w:rsid w:val="59B0661D"/>
    <w:rsid w:val="59B875E7"/>
    <w:rsid w:val="59C10EA5"/>
    <w:rsid w:val="59E817EF"/>
    <w:rsid w:val="5A1427C6"/>
    <w:rsid w:val="5A430CE9"/>
    <w:rsid w:val="5A447049"/>
    <w:rsid w:val="5A75112B"/>
    <w:rsid w:val="5A80766E"/>
    <w:rsid w:val="5A86434D"/>
    <w:rsid w:val="5A9E6E0C"/>
    <w:rsid w:val="5AA71877"/>
    <w:rsid w:val="5AC71F19"/>
    <w:rsid w:val="5ACE433D"/>
    <w:rsid w:val="5AD54BD9"/>
    <w:rsid w:val="5ADD112C"/>
    <w:rsid w:val="5AFB22D2"/>
    <w:rsid w:val="5B102138"/>
    <w:rsid w:val="5B175680"/>
    <w:rsid w:val="5B1C34B5"/>
    <w:rsid w:val="5B2276A8"/>
    <w:rsid w:val="5B313148"/>
    <w:rsid w:val="5B461903"/>
    <w:rsid w:val="5B49121A"/>
    <w:rsid w:val="5B664358"/>
    <w:rsid w:val="5B68125D"/>
    <w:rsid w:val="5B7007EA"/>
    <w:rsid w:val="5B7B5757"/>
    <w:rsid w:val="5B8B15E4"/>
    <w:rsid w:val="5B8F0A44"/>
    <w:rsid w:val="5B9172F7"/>
    <w:rsid w:val="5BA04C44"/>
    <w:rsid w:val="5BBF1452"/>
    <w:rsid w:val="5BC874E6"/>
    <w:rsid w:val="5BD771F3"/>
    <w:rsid w:val="5BDA297B"/>
    <w:rsid w:val="5BDD2A63"/>
    <w:rsid w:val="5BE60626"/>
    <w:rsid w:val="5C0A5E6C"/>
    <w:rsid w:val="5C0E29AE"/>
    <w:rsid w:val="5C130CF1"/>
    <w:rsid w:val="5C2C49F5"/>
    <w:rsid w:val="5C4278F1"/>
    <w:rsid w:val="5C431A63"/>
    <w:rsid w:val="5C4B22D7"/>
    <w:rsid w:val="5C524368"/>
    <w:rsid w:val="5CC93D27"/>
    <w:rsid w:val="5CCA4D45"/>
    <w:rsid w:val="5CD358F7"/>
    <w:rsid w:val="5CD65A49"/>
    <w:rsid w:val="5CF323B1"/>
    <w:rsid w:val="5CF546FD"/>
    <w:rsid w:val="5D0925FE"/>
    <w:rsid w:val="5D37622D"/>
    <w:rsid w:val="5D4018EC"/>
    <w:rsid w:val="5D4F367E"/>
    <w:rsid w:val="5D602572"/>
    <w:rsid w:val="5D8E0A0E"/>
    <w:rsid w:val="5D966A55"/>
    <w:rsid w:val="5D9B1B67"/>
    <w:rsid w:val="5DAE6242"/>
    <w:rsid w:val="5DB33D01"/>
    <w:rsid w:val="5DC82EB4"/>
    <w:rsid w:val="5DCB5926"/>
    <w:rsid w:val="5DCD09F9"/>
    <w:rsid w:val="5DF670C1"/>
    <w:rsid w:val="5DFC0DCA"/>
    <w:rsid w:val="5E1A3862"/>
    <w:rsid w:val="5E1F3B6D"/>
    <w:rsid w:val="5E2B7F59"/>
    <w:rsid w:val="5E334019"/>
    <w:rsid w:val="5E572C0D"/>
    <w:rsid w:val="5E597009"/>
    <w:rsid w:val="5E6F1CCA"/>
    <w:rsid w:val="5E8258B1"/>
    <w:rsid w:val="5E8D7089"/>
    <w:rsid w:val="5E9F4D52"/>
    <w:rsid w:val="5EA97EF5"/>
    <w:rsid w:val="5EAA1F48"/>
    <w:rsid w:val="5EAE7F91"/>
    <w:rsid w:val="5EBC7B1C"/>
    <w:rsid w:val="5EE27322"/>
    <w:rsid w:val="5F160BDF"/>
    <w:rsid w:val="5F2C16DC"/>
    <w:rsid w:val="5F3900C1"/>
    <w:rsid w:val="5F4F0F88"/>
    <w:rsid w:val="5F7709A9"/>
    <w:rsid w:val="5F7D5F3D"/>
    <w:rsid w:val="5F84250C"/>
    <w:rsid w:val="5F9A2205"/>
    <w:rsid w:val="5F9F4F13"/>
    <w:rsid w:val="5FCE74F5"/>
    <w:rsid w:val="5FD54E95"/>
    <w:rsid w:val="5FE9675D"/>
    <w:rsid w:val="5FFB600B"/>
    <w:rsid w:val="5FFB7696"/>
    <w:rsid w:val="60306C08"/>
    <w:rsid w:val="604638E0"/>
    <w:rsid w:val="604A3BDE"/>
    <w:rsid w:val="60525479"/>
    <w:rsid w:val="60593313"/>
    <w:rsid w:val="605C728F"/>
    <w:rsid w:val="60762E38"/>
    <w:rsid w:val="607D2B2B"/>
    <w:rsid w:val="60A3109B"/>
    <w:rsid w:val="60AE1334"/>
    <w:rsid w:val="60C73D08"/>
    <w:rsid w:val="60C92C42"/>
    <w:rsid w:val="60D84657"/>
    <w:rsid w:val="60E11400"/>
    <w:rsid w:val="60E15F4E"/>
    <w:rsid w:val="60EB482A"/>
    <w:rsid w:val="61005820"/>
    <w:rsid w:val="61026030"/>
    <w:rsid w:val="611A0EA3"/>
    <w:rsid w:val="612C2ADA"/>
    <w:rsid w:val="6131777F"/>
    <w:rsid w:val="61A93345"/>
    <w:rsid w:val="620C2843"/>
    <w:rsid w:val="62140A40"/>
    <w:rsid w:val="62175E3F"/>
    <w:rsid w:val="622A34BA"/>
    <w:rsid w:val="6230208C"/>
    <w:rsid w:val="625642AF"/>
    <w:rsid w:val="627A56D8"/>
    <w:rsid w:val="627E4565"/>
    <w:rsid w:val="62B81E74"/>
    <w:rsid w:val="62B900DA"/>
    <w:rsid w:val="62CD6F5B"/>
    <w:rsid w:val="62D329F6"/>
    <w:rsid w:val="62E63FE7"/>
    <w:rsid w:val="62E64F88"/>
    <w:rsid w:val="62EC53D5"/>
    <w:rsid w:val="630C70DC"/>
    <w:rsid w:val="631D27A4"/>
    <w:rsid w:val="631E5E6D"/>
    <w:rsid w:val="634239A6"/>
    <w:rsid w:val="63443004"/>
    <w:rsid w:val="636576C6"/>
    <w:rsid w:val="636638F1"/>
    <w:rsid w:val="637A715D"/>
    <w:rsid w:val="63857A7E"/>
    <w:rsid w:val="63866898"/>
    <w:rsid w:val="63A6062F"/>
    <w:rsid w:val="63AF100E"/>
    <w:rsid w:val="63D0014E"/>
    <w:rsid w:val="63D42E4D"/>
    <w:rsid w:val="63DF2035"/>
    <w:rsid w:val="63ED4609"/>
    <w:rsid w:val="63FC2885"/>
    <w:rsid w:val="64102907"/>
    <w:rsid w:val="641462E0"/>
    <w:rsid w:val="64183B7B"/>
    <w:rsid w:val="64184484"/>
    <w:rsid w:val="641B5229"/>
    <w:rsid w:val="64362A83"/>
    <w:rsid w:val="643B43E5"/>
    <w:rsid w:val="64867B99"/>
    <w:rsid w:val="648A7AA9"/>
    <w:rsid w:val="64957B4F"/>
    <w:rsid w:val="64961D68"/>
    <w:rsid w:val="649B2DC4"/>
    <w:rsid w:val="64AA3251"/>
    <w:rsid w:val="64BA1E8C"/>
    <w:rsid w:val="64BB223A"/>
    <w:rsid w:val="64C03C61"/>
    <w:rsid w:val="64CA326B"/>
    <w:rsid w:val="64CC6AAA"/>
    <w:rsid w:val="64E53367"/>
    <w:rsid w:val="65080229"/>
    <w:rsid w:val="65247AB7"/>
    <w:rsid w:val="65273A87"/>
    <w:rsid w:val="652A599B"/>
    <w:rsid w:val="6568584D"/>
    <w:rsid w:val="65841289"/>
    <w:rsid w:val="658F1365"/>
    <w:rsid w:val="65AE0FEE"/>
    <w:rsid w:val="65D23F3D"/>
    <w:rsid w:val="65DE2082"/>
    <w:rsid w:val="65E51EA2"/>
    <w:rsid w:val="65EB7404"/>
    <w:rsid w:val="661839C6"/>
    <w:rsid w:val="664B5789"/>
    <w:rsid w:val="664F5615"/>
    <w:rsid w:val="66560BCE"/>
    <w:rsid w:val="665C66CA"/>
    <w:rsid w:val="668C30F4"/>
    <w:rsid w:val="66941E2C"/>
    <w:rsid w:val="669943CF"/>
    <w:rsid w:val="669B721B"/>
    <w:rsid w:val="66A63986"/>
    <w:rsid w:val="66D24D0C"/>
    <w:rsid w:val="66DE0405"/>
    <w:rsid w:val="66F45E44"/>
    <w:rsid w:val="66F62281"/>
    <w:rsid w:val="66FD2343"/>
    <w:rsid w:val="670B6F2B"/>
    <w:rsid w:val="670F2417"/>
    <w:rsid w:val="671E0714"/>
    <w:rsid w:val="671E34DD"/>
    <w:rsid w:val="67211A19"/>
    <w:rsid w:val="673078D5"/>
    <w:rsid w:val="6736645D"/>
    <w:rsid w:val="67423054"/>
    <w:rsid w:val="677200AD"/>
    <w:rsid w:val="677535CA"/>
    <w:rsid w:val="677E4A78"/>
    <w:rsid w:val="67983C57"/>
    <w:rsid w:val="67B17279"/>
    <w:rsid w:val="67C41885"/>
    <w:rsid w:val="67C50C8F"/>
    <w:rsid w:val="67FC12C5"/>
    <w:rsid w:val="680415D4"/>
    <w:rsid w:val="68043873"/>
    <w:rsid w:val="680B28FE"/>
    <w:rsid w:val="68454959"/>
    <w:rsid w:val="684D3AA0"/>
    <w:rsid w:val="684E0A7E"/>
    <w:rsid w:val="686D1491"/>
    <w:rsid w:val="68C6580E"/>
    <w:rsid w:val="68E97798"/>
    <w:rsid w:val="691478BE"/>
    <w:rsid w:val="691A4C15"/>
    <w:rsid w:val="69245EA4"/>
    <w:rsid w:val="69317759"/>
    <w:rsid w:val="69392234"/>
    <w:rsid w:val="693B73F8"/>
    <w:rsid w:val="694E07B3"/>
    <w:rsid w:val="69777AD4"/>
    <w:rsid w:val="69827C80"/>
    <w:rsid w:val="699D46DC"/>
    <w:rsid w:val="69A52001"/>
    <w:rsid w:val="69A9658D"/>
    <w:rsid w:val="69B30E3F"/>
    <w:rsid w:val="69E855E9"/>
    <w:rsid w:val="69EA6A15"/>
    <w:rsid w:val="6A157EE2"/>
    <w:rsid w:val="6A171405"/>
    <w:rsid w:val="6A1D1B56"/>
    <w:rsid w:val="6A40273C"/>
    <w:rsid w:val="6A775908"/>
    <w:rsid w:val="6AB03E26"/>
    <w:rsid w:val="6AC6682F"/>
    <w:rsid w:val="6AD05E08"/>
    <w:rsid w:val="6AD206E9"/>
    <w:rsid w:val="6ADA4351"/>
    <w:rsid w:val="6AE064DC"/>
    <w:rsid w:val="6AE74778"/>
    <w:rsid w:val="6AEB21E8"/>
    <w:rsid w:val="6B085ACA"/>
    <w:rsid w:val="6B0C26A0"/>
    <w:rsid w:val="6B221F4E"/>
    <w:rsid w:val="6B296E17"/>
    <w:rsid w:val="6B43326F"/>
    <w:rsid w:val="6B4B634F"/>
    <w:rsid w:val="6B62209D"/>
    <w:rsid w:val="6B6C18F0"/>
    <w:rsid w:val="6B6D1D95"/>
    <w:rsid w:val="6B7D50F9"/>
    <w:rsid w:val="6B9861F8"/>
    <w:rsid w:val="6B9A2731"/>
    <w:rsid w:val="6BB6010C"/>
    <w:rsid w:val="6BD72F65"/>
    <w:rsid w:val="6BD85E8F"/>
    <w:rsid w:val="6BEE37AA"/>
    <w:rsid w:val="6BF04D41"/>
    <w:rsid w:val="6BF615C1"/>
    <w:rsid w:val="6C0160B0"/>
    <w:rsid w:val="6C1160AB"/>
    <w:rsid w:val="6C49125A"/>
    <w:rsid w:val="6C503078"/>
    <w:rsid w:val="6C755441"/>
    <w:rsid w:val="6C757A27"/>
    <w:rsid w:val="6C850C61"/>
    <w:rsid w:val="6C951D03"/>
    <w:rsid w:val="6C9A622D"/>
    <w:rsid w:val="6CA30856"/>
    <w:rsid w:val="6CBF3E1B"/>
    <w:rsid w:val="6CD52274"/>
    <w:rsid w:val="6CDC280A"/>
    <w:rsid w:val="6CEC32CF"/>
    <w:rsid w:val="6CEC4F2D"/>
    <w:rsid w:val="6CF35C0F"/>
    <w:rsid w:val="6CF4744B"/>
    <w:rsid w:val="6D1F558D"/>
    <w:rsid w:val="6D4F0278"/>
    <w:rsid w:val="6D6A1E82"/>
    <w:rsid w:val="6D6C6526"/>
    <w:rsid w:val="6D765805"/>
    <w:rsid w:val="6D8E4A4F"/>
    <w:rsid w:val="6DAC7794"/>
    <w:rsid w:val="6DCE1692"/>
    <w:rsid w:val="6DF700E1"/>
    <w:rsid w:val="6E280154"/>
    <w:rsid w:val="6E3154F8"/>
    <w:rsid w:val="6E421205"/>
    <w:rsid w:val="6E4D6C1A"/>
    <w:rsid w:val="6E7C579B"/>
    <w:rsid w:val="6E7D24FA"/>
    <w:rsid w:val="6E7D71C4"/>
    <w:rsid w:val="6E962AC5"/>
    <w:rsid w:val="6EB14A39"/>
    <w:rsid w:val="6ED554AF"/>
    <w:rsid w:val="6ED81AA2"/>
    <w:rsid w:val="6EE36372"/>
    <w:rsid w:val="6EEC0DE2"/>
    <w:rsid w:val="6EF2710D"/>
    <w:rsid w:val="6EF70BC7"/>
    <w:rsid w:val="6F053699"/>
    <w:rsid w:val="6F161EC5"/>
    <w:rsid w:val="6F1652FC"/>
    <w:rsid w:val="6F1C04A4"/>
    <w:rsid w:val="6F2C6060"/>
    <w:rsid w:val="6F47137F"/>
    <w:rsid w:val="6F50591F"/>
    <w:rsid w:val="6F5D6170"/>
    <w:rsid w:val="6F5F3709"/>
    <w:rsid w:val="6F7C65B5"/>
    <w:rsid w:val="6F810491"/>
    <w:rsid w:val="6F974FC8"/>
    <w:rsid w:val="6FAB7ADE"/>
    <w:rsid w:val="6FB0168C"/>
    <w:rsid w:val="6FC87D1E"/>
    <w:rsid w:val="6FE5312D"/>
    <w:rsid w:val="6FF709D1"/>
    <w:rsid w:val="700E674D"/>
    <w:rsid w:val="701A46E2"/>
    <w:rsid w:val="70221C74"/>
    <w:rsid w:val="702C72CB"/>
    <w:rsid w:val="70311F2E"/>
    <w:rsid w:val="703E3F17"/>
    <w:rsid w:val="704F1D34"/>
    <w:rsid w:val="70505F3B"/>
    <w:rsid w:val="70632575"/>
    <w:rsid w:val="706E310B"/>
    <w:rsid w:val="70747D24"/>
    <w:rsid w:val="708659B7"/>
    <w:rsid w:val="708F3550"/>
    <w:rsid w:val="709B4528"/>
    <w:rsid w:val="70A90894"/>
    <w:rsid w:val="70AF7185"/>
    <w:rsid w:val="70D5556C"/>
    <w:rsid w:val="70F91180"/>
    <w:rsid w:val="70FA0F9F"/>
    <w:rsid w:val="71232D57"/>
    <w:rsid w:val="71416BEE"/>
    <w:rsid w:val="71433CD2"/>
    <w:rsid w:val="714C44B6"/>
    <w:rsid w:val="715B4AB9"/>
    <w:rsid w:val="71633D28"/>
    <w:rsid w:val="716B626A"/>
    <w:rsid w:val="71783518"/>
    <w:rsid w:val="717A163C"/>
    <w:rsid w:val="71820C03"/>
    <w:rsid w:val="719C06EE"/>
    <w:rsid w:val="719F4EB5"/>
    <w:rsid w:val="71B76413"/>
    <w:rsid w:val="71C474E2"/>
    <w:rsid w:val="71F14AF3"/>
    <w:rsid w:val="71F426C7"/>
    <w:rsid w:val="71F72789"/>
    <w:rsid w:val="71FF63F7"/>
    <w:rsid w:val="72281668"/>
    <w:rsid w:val="72353D37"/>
    <w:rsid w:val="72443B4A"/>
    <w:rsid w:val="726921D7"/>
    <w:rsid w:val="726F755D"/>
    <w:rsid w:val="728A4531"/>
    <w:rsid w:val="728D1514"/>
    <w:rsid w:val="729E4076"/>
    <w:rsid w:val="72B92879"/>
    <w:rsid w:val="72C0431D"/>
    <w:rsid w:val="72C62E7A"/>
    <w:rsid w:val="72D04E31"/>
    <w:rsid w:val="72D66418"/>
    <w:rsid w:val="72DE6D10"/>
    <w:rsid w:val="72E269A7"/>
    <w:rsid w:val="731208EB"/>
    <w:rsid w:val="733C304D"/>
    <w:rsid w:val="73773226"/>
    <w:rsid w:val="737C5B3F"/>
    <w:rsid w:val="73AB4ED8"/>
    <w:rsid w:val="73B16901"/>
    <w:rsid w:val="73C63451"/>
    <w:rsid w:val="73E80F71"/>
    <w:rsid w:val="73FD477F"/>
    <w:rsid w:val="74024DF8"/>
    <w:rsid w:val="74025855"/>
    <w:rsid w:val="7419610C"/>
    <w:rsid w:val="741A79D0"/>
    <w:rsid w:val="742E0800"/>
    <w:rsid w:val="74363F40"/>
    <w:rsid w:val="74446AC0"/>
    <w:rsid w:val="7471114B"/>
    <w:rsid w:val="747D4CAA"/>
    <w:rsid w:val="74AA3D65"/>
    <w:rsid w:val="74AE1F5E"/>
    <w:rsid w:val="74B63817"/>
    <w:rsid w:val="74BF3760"/>
    <w:rsid w:val="74DA6837"/>
    <w:rsid w:val="74DF76ED"/>
    <w:rsid w:val="74E759EA"/>
    <w:rsid w:val="74EC02E0"/>
    <w:rsid w:val="74F04222"/>
    <w:rsid w:val="74FF4B68"/>
    <w:rsid w:val="75012EA8"/>
    <w:rsid w:val="751141C6"/>
    <w:rsid w:val="752A4D08"/>
    <w:rsid w:val="753130AA"/>
    <w:rsid w:val="753347AC"/>
    <w:rsid w:val="75390766"/>
    <w:rsid w:val="755E6481"/>
    <w:rsid w:val="756E61EB"/>
    <w:rsid w:val="757973D1"/>
    <w:rsid w:val="75893C2F"/>
    <w:rsid w:val="758C4787"/>
    <w:rsid w:val="758D7CCD"/>
    <w:rsid w:val="758F7BB5"/>
    <w:rsid w:val="75AA2DD0"/>
    <w:rsid w:val="75E3518B"/>
    <w:rsid w:val="75EA6D90"/>
    <w:rsid w:val="760950A4"/>
    <w:rsid w:val="761A4F67"/>
    <w:rsid w:val="762205FD"/>
    <w:rsid w:val="762233DF"/>
    <w:rsid w:val="76284E66"/>
    <w:rsid w:val="762D4ECF"/>
    <w:rsid w:val="76515C60"/>
    <w:rsid w:val="765C2956"/>
    <w:rsid w:val="766E2327"/>
    <w:rsid w:val="767A067C"/>
    <w:rsid w:val="76957293"/>
    <w:rsid w:val="769F1F28"/>
    <w:rsid w:val="769F6E20"/>
    <w:rsid w:val="76AE42C1"/>
    <w:rsid w:val="76DC6287"/>
    <w:rsid w:val="76DC7E46"/>
    <w:rsid w:val="76FC73B0"/>
    <w:rsid w:val="773326F2"/>
    <w:rsid w:val="77391342"/>
    <w:rsid w:val="774A2EC6"/>
    <w:rsid w:val="777132CF"/>
    <w:rsid w:val="77713F8B"/>
    <w:rsid w:val="778F713D"/>
    <w:rsid w:val="779D426C"/>
    <w:rsid w:val="77B757E9"/>
    <w:rsid w:val="77BF63EC"/>
    <w:rsid w:val="77D6071A"/>
    <w:rsid w:val="77DD3386"/>
    <w:rsid w:val="780F7736"/>
    <w:rsid w:val="78306C8F"/>
    <w:rsid w:val="783E7F15"/>
    <w:rsid w:val="78422C68"/>
    <w:rsid w:val="784A2B56"/>
    <w:rsid w:val="786C1799"/>
    <w:rsid w:val="789C0936"/>
    <w:rsid w:val="78A43FAC"/>
    <w:rsid w:val="78B05C24"/>
    <w:rsid w:val="78B8118C"/>
    <w:rsid w:val="78BE3155"/>
    <w:rsid w:val="78F50D6D"/>
    <w:rsid w:val="790D44A7"/>
    <w:rsid w:val="797E32B5"/>
    <w:rsid w:val="798474E4"/>
    <w:rsid w:val="79980722"/>
    <w:rsid w:val="79E157E7"/>
    <w:rsid w:val="79E30735"/>
    <w:rsid w:val="79E94323"/>
    <w:rsid w:val="7A067F11"/>
    <w:rsid w:val="7A10700A"/>
    <w:rsid w:val="7A2E270B"/>
    <w:rsid w:val="7A476A24"/>
    <w:rsid w:val="7A4A31D8"/>
    <w:rsid w:val="7A5E0E2C"/>
    <w:rsid w:val="7A6A3C7C"/>
    <w:rsid w:val="7A6C00E6"/>
    <w:rsid w:val="7A7E71CA"/>
    <w:rsid w:val="7A8A69B9"/>
    <w:rsid w:val="7A8C5889"/>
    <w:rsid w:val="7A94481E"/>
    <w:rsid w:val="7A9F71DB"/>
    <w:rsid w:val="7AAD70B0"/>
    <w:rsid w:val="7AB553C8"/>
    <w:rsid w:val="7AC278E7"/>
    <w:rsid w:val="7AC81419"/>
    <w:rsid w:val="7ACE7892"/>
    <w:rsid w:val="7ADB5963"/>
    <w:rsid w:val="7AE8711B"/>
    <w:rsid w:val="7AF443AD"/>
    <w:rsid w:val="7B0E4C0A"/>
    <w:rsid w:val="7B381C4F"/>
    <w:rsid w:val="7B5376FB"/>
    <w:rsid w:val="7B6577B1"/>
    <w:rsid w:val="7B7F2ECA"/>
    <w:rsid w:val="7B9C14ED"/>
    <w:rsid w:val="7BC11AA4"/>
    <w:rsid w:val="7BDA6D92"/>
    <w:rsid w:val="7BEF7AC4"/>
    <w:rsid w:val="7BF77C02"/>
    <w:rsid w:val="7BFF61E8"/>
    <w:rsid w:val="7C13052B"/>
    <w:rsid w:val="7C132397"/>
    <w:rsid w:val="7C1D4E02"/>
    <w:rsid w:val="7C783B28"/>
    <w:rsid w:val="7C82581E"/>
    <w:rsid w:val="7C8B65C7"/>
    <w:rsid w:val="7D120184"/>
    <w:rsid w:val="7D2407C6"/>
    <w:rsid w:val="7D265F1F"/>
    <w:rsid w:val="7D4D5E56"/>
    <w:rsid w:val="7D721B79"/>
    <w:rsid w:val="7D9A6139"/>
    <w:rsid w:val="7DAF0C8C"/>
    <w:rsid w:val="7DB5158B"/>
    <w:rsid w:val="7DC4624D"/>
    <w:rsid w:val="7DCA023E"/>
    <w:rsid w:val="7DCD0796"/>
    <w:rsid w:val="7DD442D3"/>
    <w:rsid w:val="7DD45746"/>
    <w:rsid w:val="7DD5701A"/>
    <w:rsid w:val="7DDC44C3"/>
    <w:rsid w:val="7E242A6D"/>
    <w:rsid w:val="7E4543A5"/>
    <w:rsid w:val="7E4C2CB0"/>
    <w:rsid w:val="7E5A6C3E"/>
    <w:rsid w:val="7EA64B42"/>
    <w:rsid w:val="7EAD4412"/>
    <w:rsid w:val="7EBE1E65"/>
    <w:rsid w:val="7ECB0DA4"/>
    <w:rsid w:val="7ED2433A"/>
    <w:rsid w:val="7EDD50C4"/>
    <w:rsid w:val="7EDD6D7C"/>
    <w:rsid w:val="7EE051D4"/>
    <w:rsid w:val="7EE6106F"/>
    <w:rsid w:val="7EF3200E"/>
    <w:rsid w:val="7EFA5A0B"/>
    <w:rsid w:val="7EFB714F"/>
    <w:rsid w:val="7F15557D"/>
    <w:rsid w:val="7F2232F8"/>
    <w:rsid w:val="7F3F727E"/>
    <w:rsid w:val="7F493C65"/>
    <w:rsid w:val="7F6F5870"/>
    <w:rsid w:val="7F984C1C"/>
    <w:rsid w:val="7FB2376C"/>
    <w:rsid w:val="7FB5794C"/>
    <w:rsid w:val="7FC21838"/>
    <w:rsid w:val="7FC55840"/>
    <w:rsid w:val="7FD026E0"/>
    <w:rsid w:val="7FDE5ABF"/>
    <w:rsid w:val="7FEF7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5470C0"/>
  <w15:docId w15:val="{43040735-7733-4F43-B981-3803E689A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0" w:unhideWhenUsed="1"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qFormat/>
    <w:pPr>
      <w:keepNext/>
      <w:keepLines/>
      <w:numPr>
        <w:numId w:val="1"/>
      </w:numPr>
      <w:spacing w:before="20" w:line="400" w:lineRule="exact"/>
      <w:jc w:val="left"/>
      <w:outlineLvl w:val="0"/>
    </w:pPr>
    <w:rPr>
      <w:b/>
      <w:kern w:val="44"/>
      <w:sz w:val="30"/>
      <w:szCs w:val="20"/>
    </w:rPr>
  </w:style>
  <w:style w:type="paragraph" w:styleId="2">
    <w:name w:val="heading 2"/>
    <w:basedOn w:val="a"/>
    <w:next w:val="a"/>
    <w:link w:val="2Char"/>
    <w:unhideWhenUsed/>
    <w:qFormat/>
    <w:pPr>
      <w:keepNext/>
      <w:keepLines/>
      <w:numPr>
        <w:ilvl w:val="1"/>
        <w:numId w:val="1"/>
      </w:numPr>
      <w:spacing w:line="400" w:lineRule="exact"/>
      <w:ind w:leftChars="50" w:left="698" w:hanging="578"/>
      <w:jc w:val="left"/>
      <w:outlineLvl w:val="1"/>
    </w:pPr>
    <w:rPr>
      <w:rFonts w:ascii="Arial" w:hAnsi="Arial"/>
      <w:b/>
      <w:sz w:val="28"/>
      <w:szCs w:val="20"/>
    </w:rPr>
  </w:style>
  <w:style w:type="paragraph" w:styleId="3">
    <w:name w:val="heading 3"/>
    <w:basedOn w:val="a"/>
    <w:next w:val="a"/>
    <w:link w:val="3Char"/>
    <w:unhideWhenUsed/>
    <w:qFormat/>
    <w:pPr>
      <w:keepNext/>
      <w:keepLines/>
      <w:numPr>
        <w:ilvl w:val="2"/>
        <w:numId w:val="1"/>
      </w:numPr>
      <w:spacing w:line="400" w:lineRule="exact"/>
      <w:ind w:leftChars="200" w:left="1200" w:firstLine="0"/>
      <w:outlineLvl w:val="2"/>
    </w:pPr>
    <w:rPr>
      <w:b/>
      <w:szCs w:val="20"/>
    </w:rPr>
  </w:style>
  <w:style w:type="paragraph" w:styleId="4">
    <w:name w:val="heading 4"/>
    <w:basedOn w:val="a"/>
    <w:next w:val="a"/>
    <w:link w:val="4Char"/>
    <w:semiHidden/>
    <w:unhideWhenUsed/>
    <w:qFormat/>
    <w:pPr>
      <w:keepNext/>
      <w:keepLines/>
      <w:numPr>
        <w:ilvl w:val="3"/>
        <w:numId w:val="1"/>
      </w:numPr>
      <w:spacing w:before="280" w:after="290" w:line="372" w:lineRule="auto"/>
      <w:outlineLvl w:val="3"/>
    </w:pPr>
    <w:rPr>
      <w:rFonts w:ascii="Arial" w:eastAsia="黑体" w:hAnsi="Arial"/>
      <w:b/>
      <w:sz w:val="28"/>
      <w:szCs w:val="20"/>
    </w:rPr>
  </w:style>
  <w:style w:type="paragraph" w:styleId="5">
    <w:name w:val="heading 5"/>
    <w:basedOn w:val="a"/>
    <w:next w:val="a"/>
    <w:link w:val="5Char"/>
    <w:semiHidden/>
    <w:unhideWhenUsed/>
    <w:qFormat/>
    <w:pPr>
      <w:keepNext/>
      <w:keepLines/>
      <w:numPr>
        <w:ilvl w:val="4"/>
        <w:numId w:val="1"/>
      </w:numPr>
      <w:spacing w:before="280" w:after="290" w:line="372" w:lineRule="auto"/>
      <w:outlineLvl w:val="4"/>
    </w:pPr>
    <w:rPr>
      <w:b/>
      <w:sz w:val="28"/>
      <w:szCs w:val="20"/>
    </w:rPr>
  </w:style>
  <w:style w:type="paragraph" w:styleId="6">
    <w:name w:val="heading 6"/>
    <w:basedOn w:val="a"/>
    <w:next w:val="a"/>
    <w:link w:val="6Char"/>
    <w:semiHidden/>
    <w:unhideWhenUsed/>
    <w:qFormat/>
    <w:pPr>
      <w:keepNext/>
      <w:keepLines/>
      <w:numPr>
        <w:ilvl w:val="5"/>
        <w:numId w:val="1"/>
      </w:numPr>
      <w:spacing w:before="240" w:after="64" w:line="317" w:lineRule="auto"/>
      <w:outlineLvl w:val="5"/>
    </w:pPr>
    <w:rPr>
      <w:rFonts w:ascii="Arial" w:eastAsia="黑体" w:hAnsi="Arial"/>
      <w:b/>
      <w:szCs w:val="20"/>
    </w:rPr>
  </w:style>
  <w:style w:type="paragraph" w:styleId="7">
    <w:name w:val="heading 7"/>
    <w:basedOn w:val="a"/>
    <w:next w:val="a"/>
    <w:link w:val="7Char"/>
    <w:semiHidden/>
    <w:unhideWhenUsed/>
    <w:qFormat/>
    <w:pPr>
      <w:keepNext/>
      <w:keepLines/>
      <w:numPr>
        <w:ilvl w:val="6"/>
        <w:numId w:val="1"/>
      </w:numPr>
      <w:spacing w:before="240" w:after="64" w:line="317" w:lineRule="auto"/>
      <w:outlineLvl w:val="6"/>
    </w:pPr>
    <w:rPr>
      <w:b/>
      <w:szCs w:val="20"/>
    </w:rPr>
  </w:style>
  <w:style w:type="paragraph" w:styleId="8">
    <w:name w:val="heading 8"/>
    <w:basedOn w:val="a"/>
    <w:next w:val="a"/>
    <w:link w:val="8Char"/>
    <w:semiHidden/>
    <w:unhideWhenUsed/>
    <w:qFormat/>
    <w:pPr>
      <w:keepNext/>
      <w:keepLines/>
      <w:numPr>
        <w:ilvl w:val="7"/>
        <w:numId w:val="1"/>
      </w:numPr>
      <w:spacing w:before="240" w:after="64" w:line="317" w:lineRule="auto"/>
      <w:outlineLvl w:val="7"/>
    </w:pPr>
    <w:rPr>
      <w:rFonts w:ascii="Arial" w:eastAsia="黑体" w:hAnsi="Arial"/>
      <w:szCs w:val="20"/>
    </w:rPr>
  </w:style>
  <w:style w:type="paragraph" w:styleId="9">
    <w:name w:val="heading 9"/>
    <w:basedOn w:val="a"/>
    <w:next w:val="a"/>
    <w:link w:val="9Char"/>
    <w:semiHidden/>
    <w:unhideWhenUsed/>
    <w:qFormat/>
    <w:pPr>
      <w:keepNext/>
      <w:keepLines/>
      <w:numPr>
        <w:ilvl w:val="8"/>
        <w:numId w:val="1"/>
      </w:numPr>
      <w:spacing w:before="240" w:after="64" w:line="317" w:lineRule="auto"/>
      <w:outlineLvl w:val="8"/>
    </w:pPr>
    <w:rPr>
      <w:rFonts w:ascii="Arial" w:eastAsia="黑体" w:hAnsi="Arial"/>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unhideWhenUsed/>
    <w:qFormat/>
    <w:pPr>
      <w:jc w:val="left"/>
    </w:pPr>
  </w:style>
  <w:style w:type="paragraph" w:styleId="30">
    <w:name w:val="toc 3"/>
    <w:basedOn w:val="a"/>
    <w:next w:val="a"/>
    <w:uiPriority w:val="39"/>
    <w:qFormat/>
    <w:pPr>
      <w:tabs>
        <w:tab w:val="left" w:pos="1260"/>
        <w:tab w:val="right" w:leader="dot" w:pos="8280"/>
      </w:tabs>
      <w:spacing w:line="400" w:lineRule="exact"/>
      <w:ind w:left="420"/>
      <w:jc w:val="left"/>
    </w:pPr>
    <w:rPr>
      <w:rFonts w:ascii="Times New Roman" w:hAnsi="Times New Roman"/>
      <w:iCs/>
      <w:sz w:val="21"/>
      <w:szCs w:val="20"/>
    </w:rPr>
  </w:style>
  <w:style w:type="paragraph" w:styleId="a4">
    <w:name w:val="Balloon Text"/>
    <w:basedOn w:val="a"/>
    <w:link w:val="Char0"/>
    <w:uiPriority w:val="99"/>
    <w:semiHidden/>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rFonts w:ascii="Times New Roman" w:hAnsi="Times New Roman"/>
      <w:b/>
      <w:bCs/>
      <w:caps/>
      <w:sz w:val="21"/>
      <w:szCs w:val="20"/>
    </w:rPr>
  </w:style>
  <w:style w:type="paragraph" w:styleId="20">
    <w:name w:val="toc 2"/>
    <w:basedOn w:val="a"/>
    <w:next w:val="a"/>
    <w:uiPriority w:val="39"/>
    <w:qFormat/>
    <w:pPr>
      <w:ind w:left="210"/>
      <w:jc w:val="left"/>
    </w:pPr>
    <w:rPr>
      <w:rFonts w:ascii="Times New Roman" w:hAnsi="Times New Roman"/>
      <w:smallCaps/>
      <w:sz w:val="21"/>
      <w:szCs w:val="20"/>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qFormat/>
  </w:style>
  <w:style w:type="character" w:styleId="a9">
    <w:name w:val="Emphasis"/>
    <w:basedOn w:val="a0"/>
    <w:uiPriority w:val="20"/>
    <w:qFormat/>
    <w:rPr>
      <w:i/>
    </w:rPr>
  </w:style>
  <w:style w:type="character" w:styleId="aa">
    <w:name w:val="Hyperlink"/>
    <w:basedOn w:val="a0"/>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styleId="ab">
    <w:name w:val="annotation reference"/>
    <w:basedOn w:val="a0"/>
    <w:uiPriority w:val="99"/>
    <w:unhideWhenUsed/>
    <w:qFormat/>
    <w:rPr>
      <w:sz w:val="21"/>
      <w:szCs w:val="21"/>
    </w:rPr>
  </w:style>
  <w:style w:type="character" w:customStyle="1" w:styleId="Char2">
    <w:name w:val="页眉 Char"/>
    <w:link w:val="a6"/>
    <w:uiPriority w:val="99"/>
    <w:qFormat/>
    <w:rPr>
      <w:kern w:val="2"/>
      <w:sz w:val="18"/>
      <w:szCs w:val="18"/>
    </w:rPr>
  </w:style>
  <w:style w:type="character" w:customStyle="1" w:styleId="Char1">
    <w:name w:val="页脚 Char"/>
    <w:link w:val="a5"/>
    <w:uiPriority w:val="99"/>
    <w:qFormat/>
    <w:rPr>
      <w:kern w:val="2"/>
      <w:sz w:val="18"/>
      <w:szCs w:val="18"/>
    </w:rPr>
  </w:style>
  <w:style w:type="character" w:customStyle="1" w:styleId="1Char">
    <w:name w:val="标题 1 Char"/>
    <w:link w:val="1"/>
    <w:qFormat/>
    <w:rPr>
      <w:b/>
      <w:kern w:val="44"/>
      <w:sz w:val="30"/>
    </w:rPr>
  </w:style>
  <w:style w:type="character" w:customStyle="1" w:styleId="2Char">
    <w:name w:val="标题 2 Char"/>
    <w:link w:val="2"/>
    <w:qFormat/>
    <w:rPr>
      <w:rFonts w:ascii="Arial" w:hAnsi="Arial"/>
      <w:b/>
      <w:kern w:val="2"/>
      <w:sz w:val="28"/>
    </w:rPr>
  </w:style>
  <w:style w:type="character" w:customStyle="1" w:styleId="3Char">
    <w:name w:val="标题 3 Char"/>
    <w:link w:val="3"/>
    <w:qFormat/>
    <w:rPr>
      <w:b/>
      <w:kern w:val="2"/>
      <w:sz w:val="24"/>
    </w:rPr>
  </w:style>
  <w:style w:type="character" w:customStyle="1" w:styleId="4Char">
    <w:name w:val="标题 4 Char"/>
    <w:link w:val="4"/>
    <w:semiHidden/>
    <w:qFormat/>
    <w:rPr>
      <w:rFonts w:ascii="Arial" w:eastAsia="黑体" w:hAnsi="Arial"/>
      <w:b/>
      <w:kern w:val="2"/>
      <w:sz w:val="28"/>
    </w:rPr>
  </w:style>
  <w:style w:type="character" w:customStyle="1" w:styleId="5Char">
    <w:name w:val="标题 5 Char"/>
    <w:link w:val="5"/>
    <w:semiHidden/>
    <w:qFormat/>
    <w:rPr>
      <w:b/>
      <w:kern w:val="2"/>
      <w:sz w:val="28"/>
    </w:rPr>
  </w:style>
  <w:style w:type="character" w:customStyle="1" w:styleId="6Char">
    <w:name w:val="标题 6 Char"/>
    <w:link w:val="6"/>
    <w:semiHidden/>
    <w:qFormat/>
    <w:rPr>
      <w:rFonts w:ascii="Arial" w:eastAsia="黑体" w:hAnsi="Arial"/>
      <w:b/>
      <w:kern w:val="2"/>
      <w:sz w:val="24"/>
    </w:rPr>
  </w:style>
  <w:style w:type="character" w:customStyle="1" w:styleId="7Char">
    <w:name w:val="标题 7 Char"/>
    <w:link w:val="7"/>
    <w:semiHidden/>
    <w:qFormat/>
    <w:rPr>
      <w:b/>
      <w:kern w:val="2"/>
      <w:sz w:val="24"/>
    </w:rPr>
  </w:style>
  <w:style w:type="character" w:customStyle="1" w:styleId="8Char">
    <w:name w:val="标题 8 Char"/>
    <w:link w:val="8"/>
    <w:semiHidden/>
    <w:qFormat/>
    <w:rPr>
      <w:rFonts w:ascii="Arial" w:eastAsia="黑体" w:hAnsi="Arial"/>
      <w:kern w:val="2"/>
      <w:sz w:val="24"/>
    </w:rPr>
  </w:style>
  <w:style w:type="character" w:customStyle="1" w:styleId="9Char">
    <w:name w:val="标题 9 Char"/>
    <w:link w:val="9"/>
    <w:semiHidden/>
    <w:qFormat/>
    <w:rPr>
      <w:rFonts w:ascii="Arial" w:eastAsia="黑体" w:hAnsi="Arial"/>
      <w:kern w:val="2"/>
      <w:sz w:val="21"/>
    </w:rPr>
  </w:style>
  <w:style w:type="character" w:styleId="ac">
    <w:name w:val="Placeholder Text"/>
    <w:basedOn w:val="a0"/>
    <w:uiPriority w:val="99"/>
    <w:semiHidden/>
    <w:qFormat/>
    <w:rPr>
      <w:color w:val="808080"/>
    </w:rPr>
  </w:style>
  <w:style w:type="paragraph" w:customStyle="1" w:styleId="ad">
    <w:name w:val="我的一级标题"/>
    <w:basedOn w:val="a"/>
    <w:link w:val="ae"/>
    <w:qFormat/>
    <w:pPr>
      <w:snapToGrid w:val="0"/>
      <w:spacing w:after="240" w:line="360" w:lineRule="auto"/>
      <w:jc w:val="center"/>
      <w:outlineLvl w:val="0"/>
    </w:pPr>
    <w:rPr>
      <w:rFonts w:ascii="宋体" w:eastAsia="黑体" w:hAnsi="宋体"/>
      <w:b/>
      <w:sz w:val="30"/>
      <w:szCs w:val="30"/>
    </w:rPr>
  </w:style>
  <w:style w:type="paragraph" w:customStyle="1" w:styleId="af">
    <w:name w:val="我的二级标题"/>
    <w:basedOn w:val="a"/>
    <w:link w:val="af0"/>
    <w:qFormat/>
    <w:pPr>
      <w:spacing w:line="360" w:lineRule="auto"/>
      <w:jc w:val="left"/>
      <w:outlineLvl w:val="1"/>
    </w:pPr>
    <w:rPr>
      <w:rFonts w:ascii="宋体" w:eastAsia="黑体" w:hAnsi="宋体"/>
      <w:b/>
      <w:sz w:val="28"/>
      <w:szCs w:val="28"/>
    </w:rPr>
  </w:style>
  <w:style w:type="character" w:customStyle="1" w:styleId="ae">
    <w:name w:val="我的一级标题 字符"/>
    <w:basedOn w:val="a0"/>
    <w:link w:val="ad"/>
    <w:qFormat/>
    <w:rPr>
      <w:rFonts w:ascii="宋体" w:eastAsia="黑体" w:hAnsi="宋体"/>
      <w:b/>
      <w:kern w:val="2"/>
      <w:sz w:val="30"/>
      <w:szCs w:val="30"/>
    </w:rPr>
  </w:style>
  <w:style w:type="paragraph" w:customStyle="1" w:styleId="af1">
    <w:name w:val="我的正文"/>
    <w:basedOn w:val="a"/>
    <w:link w:val="af2"/>
    <w:qFormat/>
    <w:pPr>
      <w:snapToGrid w:val="0"/>
      <w:spacing w:line="300" w:lineRule="auto"/>
      <w:ind w:firstLineChars="200" w:firstLine="480"/>
    </w:pPr>
    <w:rPr>
      <w:rFonts w:ascii="Times New Roman" w:hAnsi="Times New Roman"/>
      <w:szCs w:val="24"/>
    </w:rPr>
  </w:style>
  <w:style w:type="character" w:customStyle="1" w:styleId="af0">
    <w:name w:val="我的二级标题 字符"/>
    <w:basedOn w:val="a0"/>
    <w:link w:val="af"/>
    <w:qFormat/>
    <w:rPr>
      <w:rFonts w:ascii="宋体" w:eastAsia="黑体" w:hAnsi="宋体"/>
      <w:b/>
      <w:kern w:val="2"/>
      <w:sz w:val="28"/>
      <w:szCs w:val="28"/>
    </w:rPr>
  </w:style>
  <w:style w:type="paragraph" w:customStyle="1" w:styleId="af3">
    <w:name w:val="我的三级标题"/>
    <w:basedOn w:val="a"/>
    <w:next w:val="a"/>
    <w:link w:val="af4"/>
    <w:qFormat/>
    <w:pPr>
      <w:numPr>
        <w:ilvl w:val="2"/>
      </w:numPr>
      <w:adjustRightInd w:val="0"/>
      <w:snapToGrid w:val="0"/>
      <w:spacing w:line="360" w:lineRule="auto"/>
      <w:jc w:val="left"/>
    </w:pPr>
    <w:rPr>
      <w:rFonts w:ascii="宋体" w:eastAsia="黑体" w:hAnsi="宋体"/>
      <w:b/>
      <w:bCs/>
      <w:szCs w:val="24"/>
    </w:rPr>
  </w:style>
  <w:style w:type="character" w:customStyle="1" w:styleId="af2">
    <w:name w:val="我的正文 字符"/>
    <w:basedOn w:val="a0"/>
    <w:link w:val="af1"/>
    <w:qFormat/>
    <w:rPr>
      <w:rFonts w:ascii="Times New Roman" w:eastAsia="宋体" w:hAnsi="Times New Roman"/>
      <w:kern w:val="2"/>
      <w:sz w:val="24"/>
      <w:szCs w:val="24"/>
    </w:rPr>
  </w:style>
  <w:style w:type="paragraph" w:customStyle="1" w:styleId="af5">
    <w:name w:val="图名"/>
    <w:basedOn w:val="a"/>
    <w:link w:val="af6"/>
    <w:qFormat/>
    <w:pPr>
      <w:spacing w:afterLines="100" w:after="100"/>
      <w:jc w:val="center"/>
    </w:pPr>
    <w:rPr>
      <w:rFonts w:ascii="宋体" w:eastAsia="黑体" w:hAnsi="宋体"/>
      <w:sz w:val="21"/>
      <w:szCs w:val="21"/>
    </w:rPr>
  </w:style>
  <w:style w:type="character" w:customStyle="1" w:styleId="af4">
    <w:name w:val="我的三级标题 字符"/>
    <w:basedOn w:val="a0"/>
    <w:link w:val="af3"/>
    <w:qFormat/>
    <w:rPr>
      <w:rFonts w:ascii="宋体" w:eastAsia="黑体" w:hAnsi="宋体"/>
      <w:b/>
      <w:bCs/>
      <w:kern w:val="2"/>
      <w:sz w:val="24"/>
      <w:szCs w:val="24"/>
    </w:rPr>
  </w:style>
  <w:style w:type="paragraph" w:customStyle="1" w:styleId="af7">
    <w:name w:val="代码"/>
    <w:basedOn w:val="a"/>
    <w:link w:val="af8"/>
    <w:qFormat/>
    <w:pPr>
      <w:spacing w:line="400" w:lineRule="exact"/>
      <w:jc w:val="left"/>
    </w:pPr>
    <w:rPr>
      <w:rFonts w:ascii="Times New Roman" w:eastAsia="Time" w:hAnsi="Times New Roman"/>
      <w:sz w:val="21"/>
      <w:szCs w:val="21"/>
    </w:rPr>
  </w:style>
  <w:style w:type="character" w:customStyle="1" w:styleId="af6">
    <w:name w:val="图名 字符"/>
    <w:basedOn w:val="a0"/>
    <w:link w:val="af5"/>
    <w:qFormat/>
    <w:rPr>
      <w:rFonts w:ascii="宋体" w:eastAsia="黑体" w:hAnsi="宋体"/>
      <w:kern w:val="2"/>
      <w:sz w:val="21"/>
      <w:szCs w:val="21"/>
    </w:rPr>
  </w:style>
  <w:style w:type="paragraph" w:customStyle="1" w:styleId="TOC1">
    <w:name w:val="TOC 标题1"/>
    <w:basedOn w:val="1"/>
    <w:next w:val="a"/>
    <w:uiPriority w:val="39"/>
    <w:unhideWhenUsed/>
    <w:qFormat/>
    <w:pPr>
      <w:widowControl/>
      <w:numPr>
        <w:numId w:val="0"/>
      </w:numPr>
      <w:spacing w:before="480" w:line="276" w:lineRule="auto"/>
      <w:outlineLvl w:val="9"/>
    </w:pPr>
    <w:rPr>
      <w:rFonts w:asciiTheme="majorHAnsi" w:eastAsiaTheme="majorEastAsia" w:hAnsiTheme="majorHAnsi" w:cstheme="majorBidi"/>
      <w:bCs/>
      <w:color w:val="2F5496" w:themeColor="accent1" w:themeShade="BF"/>
      <w:kern w:val="0"/>
      <w:sz w:val="28"/>
      <w:szCs w:val="28"/>
    </w:rPr>
  </w:style>
  <w:style w:type="character" w:customStyle="1" w:styleId="af8">
    <w:name w:val="代码 字符"/>
    <w:basedOn w:val="a0"/>
    <w:link w:val="af7"/>
    <w:qFormat/>
    <w:rPr>
      <w:rFonts w:ascii="Times New Roman" w:eastAsia="Time" w:hAnsi="Times New Roman"/>
      <w:kern w:val="2"/>
      <w:sz w:val="21"/>
      <w:szCs w:val="21"/>
    </w:rPr>
  </w:style>
  <w:style w:type="character" w:customStyle="1" w:styleId="Char0">
    <w:name w:val="批注框文本 Char"/>
    <w:basedOn w:val="a0"/>
    <w:link w:val="a4"/>
    <w:uiPriority w:val="99"/>
    <w:semiHidden/>
    <w:qFormat/>
    <w:rPr>
      <w:kern w:val="2"/>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af9">
    <w:name w:val="表内文字"/>
    <w:basedOn w:val="a"/>
    <w:qFormat/>
    <w:pPr>
      <w:jc w:val="center"/>
    </w:pPr>
    <w:rPr>
      <w:sz w:val="21"/>
    </w:rPr>
  </w:style>
  <w:style w:type="paragraph" w:customStyle="1" w:styleId="afa">
    <w:name w:val="参考文献"/>
    <w:basedOn w:val="a"/>
    <w:link w:val="Char3"/>
    <w:qFormat/>
    <w:pPr>
      <w:snapToGrid w:val="0"/>
      <w:spacing w:line="300" w:lineRule="auto"/>
      <w:jc w:val="left"/>
    </w:pPr>
    <w:rPr>
      <w:rFonts w:ascii="宋体" w:hAnsi="宋体" w:hint="eastAsia"/>
      <w:sz w:val="21"/>
      <w:szCs w:val="30"/>
    </w:rPr>
  </w:style>
  <w:style w:type="character" w:customStyle="1" w:styleId="Char3">
    <w:name w:val="参考文献 Char"/>
    <w:link w:val="afa"/>
    <w:qFormat/>
    <w:rPr>
      <w:rFonts w:ascii="宋体" w:eastAsia="宋体" w:hAnsi="宋体" w:hint="eastAsia"/>
      <w:sz w:val="21"/>
      <w:szCs w:val="30"/>
    </w:rPr>
  </w:style>
  <w:style w:type="paragraph" w:customStyle="1" w:styleId="afb">
    <w:name w:val="我的参考文献"/>
    <w:basedOn w:val="a"/>
    <w:qFormat/>
    <w:pPr>
      <w:snapToGrid w:val="0"/>
      <w:spacing w:line="300" w:lineRule="auto"/>
    </w:pPr>
    <w:rPr>
      <w:rFonts w:hint="eastAsia"/>
      <w:sz w:val="21"/>
      <w:szCs w:val="24"/>
    </w:rPr>
  </w:style>
  <w:style w:type="paragraph" w:styleId="afc">
    <w:name w:val="annotation subject"/>
    <w:basedOn w:val="a3"/>
    <w:next w:val="a3"/>
    <w:link w:val="Char4"/>
    <w:uiPriority w:val="99"/>
    <w:semiHidden/>
    <w:unhideWhenUsed/>
    <w:rsid w:val="00876367"/>
    <w:rPr>
      <w:b/>
      <w:bCs/>
    </w:rPr>
  </w:style>
  <w:style w:type="character" w:customStyle="1" w:styleId="Char">
    <w:name w:val="批注文字 Char"/>
    <w:basedOn w:val="a0"/>
    <w:link w:val="a3"/>
    <w:uiPriority w:val="99"/>
    <w:rsid w:val="00876367"/>
    <w:rPr>
      <w:rFonts w:ascii="Calibri" w:hAnsi="Calibri"/>
      <w:kern w:val="2"/>
      <w:sz w:val="24"/>
      <w:szCs w:val="22"/>
    </w:rPr>
  </w:style>
  <w:style w:type="character" w:customStyle="1" w:styleId="Char4">
    <w:name w:val="批注主题 Char"/>
    <w:basedOn w:val="Char"/>
    <w:link w:val="afc"/>
    <w:uiPriority w:val="99"/>
    <w:semiHidden/>
    <w:rsid w:val="00876367"/>
    <w:rPr>
      <w:rFonts w:ascii="Calibri" w:hAnsi="Calibr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kns.cnki.net/kcms/detail/detail.aspx?filename=DZZZ202010020&amp;dbcode=CJFQ&amp;dbname=CJFDTEMP&amp;v=xq4phlLVx-kQPw7zszIvhiecKUbgl_CTRfY-RUFtHIDL17NScx6z9zgvY2KonTAC"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kns.cnki.net/kcms/detail/detail.aspx?filename=TXWL202118017&amp;dbcode=CJFQ&amp;dbname=CJFDTEMP&amp;v=TVNvMD85LNfseoU_7_hnchxe-hSKK3VUOr4cT_fgOvvNvc3DGnEa6_zUUE_P-TP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kns.cnki.net/kcms/detail/detail.aspx?filename=QCLJ201510021&amp;dbcode=CJFD&amp;dbname=CJFD2015&amp;v=QMmrIho0yrRZvg-5Sjaqx41TaTGdmwxgxn9Zq60p0Ca0qBZcalLvMOOLlt4nX0fC"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kns.cnki.net/kcms/detail/detail.aspx?filename=DNZS201605037&amp;dbcode=CJFQ&amp;dbname=CJFD2016&amp;v=osVPV8X7cZ4IYEKH18hRPoJJ1Xy-8Lx3T-1x1Az_NZaHF7hLNTqw1684cF7iQnil" TargetMode="External"/><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"/>
    </extobj>
    <extobj name="ECB019B1-382A-4266-B25C-5B523AA43C14-2">
      <extobjdata type="ECB019B1-382A-4266-B25C-5B523AA43C14" data="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"/>
    </extobj>
    <extobj name="ECB019B1-382A-4266-B25C-5B523AA43C14-3">
      <extobjdata type="ECB019B1-382A-4266-B25C-5B523AA43C14" data="ewoJIkZpbGVJZCIgOiAiMTY2MzM1Mzc0MTQ4IiwKCSJHcm91cElkIiA6ICIxMDI0NzE0MjU4IiwKCSJJbWFnZSIgOiAiaVZCT1J3MEtHZ29BQUFBTlNVaEVVZ0FBQW9RQUFBTFNDQVlBQUFCRVlNQ2xBQUFBQ1hCSVdYTUFBQXNUQUFBTEV3RUFtcHdZQUFBZ0FFbEVRVlI0bk96ZGVWaVVWZnNIOE8rWkFWVGNVbkZCTVZKTFRST1lJVnhlTlgxeHFTd2x5QTBWTXZjMDlaZTRaMjY0ZzRYNlZpNjRrYVNaNG9KTGlwSW9hRW95Z3BvaExpREtKcktJYkxPZDN4ODRUek13SUJBd0E5eWY2K29LWnA1bjVqRE9NL2M5WjdrUFFB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"/>
    </extobj>
    <extobj name="ECB019B1-382A-4266-B25C-5B523AA43C14-4">
      <extobjdata type="ECB019B1-382A-4266-B25C-5B523AA43C14" data="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"/>
    </extobj>
    <extobj name="ECB019B1-382A-4266-B25C-5B523AA43C14-5">
      <extobjdata type="ECB019B1-382A-4266-B25C-5B523AA43C14" data="ewoJIkZpbGVJZCIgOiAiMTY4NDkzMjQyMjI5IiwKCSJHcm91cElkIiA6ICIxMDI0NzE0MjU4IiwKCSJJbWFnZSIgOiAiaVZCT1J3MEtHZ29BQUFBTlNVaEVVZ0FBQkNvQUFBSTVDQVlBQUFCbng5dkZBQUFBQ1hCSVdYTUFBQXNUQUFBTEV3RUFtcHdZQUFBZ0FFbEVRVlI0bk96ZGVYaFRWZjQvOFBlNVNScTZzc2hheWw1RUNFMXpid1JFVmhVZEdFRFVqcUxqZ0NJSUE2S3l5U2h1QTdJb0E0b09JdU1BaW95Q0RnTmZsRVVCQlVSVWx1WjJvY2hTOWxLQklxWDdrdVNlM3gvUS9xaHNCZG9tYmQrdjUrbERtNXg3emp0dHVFays5OTV6Q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NxcC93LzFwRkhRVGNhZVN3QUFBQUJKUlU1RXJrSmdnZz09IiwKCSJUaGVtZSIgOiAiIiwKCSJUeXBlIiA6ICJmbG93IiwKCSJWZXJzaW9uIiA6ICI2MC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268A4B-7118-49A0-A774-1627FC469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2793</Words>
  <Characters>15925</Characters>
  <Application>Microsoft Office Word</Application>
  <DocSecurity>0</DocSecurity>
  <Lines>132</Lines>
  <Paragraphs>37</Paragraphs>
  <ScaleCrop>false</ScaleCrop>
  <Company/>
  <LinksUpToDate>false</LinksUpToDate>
  <CharactersWithSpaces>18681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Str3am</dc:creator>
  <cp:lastModifiedBy>wangyi</cp:lastModifiedBy>
  <cp:revision>864</cp:revision>
  <dcterms:created xsi:type="dcterms:W3CDTF">2020-05-02T08:30:00Z</dcterms:created>
  <dcterms:modified xsi:type="dcterms:W3CDTF">2022-05-13T07:50:00Z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139D0C1F6A7C4A81A28E2E152D328AD0</vt:lpwstr>
  </property>
</Properties>
</file>